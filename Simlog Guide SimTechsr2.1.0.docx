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6578" w:rsidRDefault="00336578" w:rsidP="009E2890">
      <w:pPr>
        <w:rPr>
          <w:sz w:val="24"/>
          <w:szCs w:val="24"/>
        </w:rPr>
      </w:pPr>
      <w:r>
        <w:rPr>
          <w:sz w:val="24"/>
          <w:szCs w:val="24"/>
        </w:rPr>
        <w:t>The Simlog application is the replacement for the Sim Logbook function of ATOM.</w:t>
      </w:r>
    </w:p>
    <w:p w:rsidR="00336578" w:rsidRDefault="00336578" w:rsidP="009E2890">
      <w:pPr>
        <w:rPr>
          <w:sz w:val="24"/>
          <w:szCs w:val="24"/>
        </w:rPr>
      </w:pPr>
      <w:r>
        <w:rPr>
          <w:sz w:val="24"/>
          <w:szCs w:val="24"/>
        </w:rPr>
        <w:t>Start by selecting the SimLog icon from the Start Menu Start&gt;SWA Apps&gt;</w:t>
      </w:r>
      <w:r w:rsidR="006430F4">
        <w:rPr>
          <w:sz w:val="24"/>
          <w:szCs w:val="24"/>
        </w:rPr>
        <w:t xml:space="preserve">OQS </w:t>
      </w:r>
      <w:r>
        <w:rPr>
          <w:sz w:val="24"/>
          <w:szCs w:val="24"/>
        </w:rPr>
        <w:t>SimLog or from the Icon on the desktop. This will open an Internet Explorer session and present the login screen.</w:t>
      </w:r>
    </w:p>
    <w:p w:rsidR="00336578" w:rsidRDefault="00336578" w:rsidP="00336578">
      <w:pPr>
        <w:jc w:val="center"/>
        <w:rPr>
          <w:sz w:val="24"/>
          <w:szCs w:val="24"/>
        </w:rPr>
      </w:pPr>
      <w:r>
        <w:rPr>
          <w:noProof/>
          <w:sz w:val="24"/>
          <w:szCs w:val="24"/>
        </w:rPr>
        <w:drawing>
          <wp:inline distT="0" distB="0" distL="0" distR="0">
            <wp:extent cx="2048289" cy="1681503"/>
            <wp:effectExtent l="19050" t="0" r="9111" b="0"/>
            <wp:docPr id="1" name="Picture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7" cstate="print"/>
                    <a:stretch>
                      <a:fillRect/>
                    </a:stretch>
                  </pic:blipFill>
                  <pic:spPr>
                    <a:xfrm>
                      <a:off x="0" y="0"/>
                      <a:ext cx="2050323" cy="1683172"/>
                    </a:xfrm>
                    <a:prstGeom prst="rect">
                      <a:avLst/>
                    </a:prstGeom>
                  </pic:spPr>
                </pic:pic>
              </a:graphicData>
            </a:graphic>
          </wp:inline>
        </w:drawing>
      </w:r>
    </w:p>
    <w:p w:rsidR="0048218C" w:rsidRDefault="0048218C" w:rsidP="00336578">
      <w:pPr>
        <w:rPr>
          <w:sz w:val="24"/>
          <w:szCs w:val="24"/>
        </w:rPr>
      </w:pPr>
      <w:r>
        <w:rPr>
          <w:sz w:val="24"/>
          <w:szCs w:val="24"/>
        </w:rPr>
        <w:t>Enter</w:t>
      </w:r>
      <w:r w:rsidR="00336578">
        <w:rPr>
          <w:sz w:val="24"/>
          <w:szCs w:val="24"/>
        </w:rPr>
        <w:t xml:space="preserve"> </w:t>
      </w:r>
      <w:r>
        <w:rPr>
          <w:sz w:val="24"/>
          <w:szCs w:val="24"/>
        </w:rPr>
        <w:t xml:space="preserve">your </w:t>
      </w:r>
      <w:r w:rsidR="00336578">
        <w:rPr>
          <w:sz w:val="24"/>
          <w:szCs w:val="24"/>
        </w:rPr>
        <w:t xml:space="preserve">standard SWA login </w:t>
      </w:r>
      <w:r>
        <w:rPr>
          <w:sz w:val="24"/>
          <w:szCs w:val="24"/>
        </w:rPr>
        <w:t xml:space="preserve">employee number (exxxxx) and </w:t>
      </w:r>
      <w:r w:rsidR="00882E3D">
        <w:rPr>
          <w:sz w:val="24"/>
          <w:szCs w:val="24"/>
        </w:rPr>
        <w:t xml:space="preserve">current </w:t>
      </w:r>
      <w:r>
        <w:rPr>
          <w:sz w:val="24"/>
          <w:szCs w:val="24"/>
        </w:rPr>
        <w:t>password to login.</w:t>
      </w:r>
      <w:r w:rsidR="00BE5B19">
        <w:rPr>
          <w:sz w:val="24"/>
          <w:szCs w:val="24"/>
        </w:rPr>
        <w:br/>
      </w:r>
      <w:r>
        <w:rPr>
          <w:sz w:val="24"/>
          <w:szCs w:val="24"/>
        </w:rPr>
        <w:t xml:space="preserve">You’ll be directed to the </w:t>
      </w:r>
      <w:r w:rsidR="004110A5">
        <w:rPr>
          <w:sz w:val="24"/>
          <w:szCs w:val="24"/>
        </w:rPr>
        <w:t>H</w:t>
      </w:r>
      <w:r>
        <w:rPr>
          <w:sz w:val="24"/>
          <w:szCs w:val="24"/>
        </w:rPr>
        <w:t>ome screen</w:t>
      </w:r>
      <w:r w:rsidR="004110A5">
        <w:rPr>
          <w:sz w:val="24"/>
          <w:szCs w:val="24"/>
        </w:rPr>
        <w:t>:</w:t>
      </w:r>
    </w:p>
    <w:p w:rsidR="0048218C" w:rsidRDefault="006430F4" w:rsidP="0048218C">
      <w:pPr>
        <w:rPr>
          <w:sz w:val="24"/>
          <w:szCs w:val="24"/>
        </w:rPr>
      </w:pPr>
      <w:r>
        <w:rPr>
          <w:noProof/>
          <w:sz w:val="24"/>
          <w:szCs w:val="24"/>
        </w:rPr>
        <w:drawing>
          <wp:inline distT="0" distB="0" distL="0" distR="0">
            <wp:extent cx="5817207" cy="3321899"/>
            <wp:effectExtent l="19050" t="0" r="0" b="0"/>
            <wp:docPr id="2" name="Picture 1" descr="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JPG"/>
                    <pic:cNvPicPr/>
                  </pic:nvPicPr>
                  <pic:blipFill>
                    <a:blip r:embed="rId8" cstate="print"/>
                    <a:stretch>
                      <a:fillRect/>
                    </a:stretch>
                  </pic:blipFill>
                  <pic:spPr>
                    <a:xfrm>
                      <a:off x="0" y="0"/>
                      <a:ext cx="5816397" cy="3321436"/>
                    </a:xfrm>
                    <a:prstGeom prst="rect">
                      <a:avLst/>
                    </a:prstGeom>
                  </pic:spPr>
                </pic:pic>
              </a:graphicData>
            </a:graphic>
          </wp:inline>
        </w:drawing>
      </w:r>
    </w:p>
    <w:p w:rsidR="00BE5B19" w:rsidRDefault="00BE5B19" w:rsidP="00BE5B19">
      <w:pPr>
        <w:rPr>
          <w:sz w:val="24"/>
          <w:szCs w:val="24"/>
        </w:rPr>
      </w:pPr>
      <w:r>
        <w:rPr>
          <w:sz w:val="24"/>
          <w:szCs w:val="24"/>
        </w:rPr>
        <w:t xml:space="preserve">The numbers below each device display the number of open discrepancies for the device. The first number displays the number of new discrepancies entered within the current 4 a.m. – 4 a.m. 24 hour cycle that remain open. The second number displays total open. </w:t>
      </w:r>
      <w:r>
        <w:rPr>
          <w:sz w:val="24"/>
          <w:szCs w:val="24"/>
        </w:rPr>
        <w:br/>
      </w:r>
      <w:r w:rsidRPr="00BE5B19">
        <w:rPr>
          <w:b/>
          <w:sz w:val="24"/>
          <w:szCs w:val="24"/>
        </w:rPr>
        <w:t>Note:</w:t>
      </w:r>
      <w:r>
        <w:rPr>
          <w:sz w:val="24"/>
          <w:szCs w:val="24"/>
        </w:rPr>
        <w:t xml:space="preserve"> These numbers are only displayed for Sim Techs. They are not displayed for Sim Instructors and Check Pilots.</w:t>
      </w:r>
    </w:p>
    <w:p w:rsidR="00BE5B19" w:rsidRDefault="00BE5B19" w:rsidP="00BE5B19">
      <w:pPr>
        <w:rPr>
          <w:sz w:val="24"/>
          <w:szCs w:val="24"/>
        </w:rPr>
      </w:pPr>
      <w:r>
        <w:rPr>
          <w:sz w:val="24"/>
          <w:szCs w:val="24"/>
        </w:rPr>
        <w:lastRenderedPageBreak/>
        <w:t>The following is a sample scenario for SIM8 explaining how the system determines the values displayed below each device.</w:t>
      </w:r>
    </w:p>
    <w:tbl>
      <w:tblPr>
        <w:tblW w:w="11880" w:type="dxa"/>
        <w:tblInd w:w="-1152" w:type="dxa"/>
        <w:tblCellMar>
          <w:left w:w="0" w:type="dxa"/>
          <w:right w:w="0" w:type="dxa"/>
        </w:tblCellMar>
        <w:tblLook w:val="04A0"/>
      </w:tblPr>
      <w:tblGrid>
        <w:gridCol w:w="2250"/>
        <w:gridCol w:w="3690"/>
        <w:gridCol w:w="1800"/>
        <w:gridCol w:w="900"/>
        <w:gridCol w:w="1350"/>
        <w:gridCol w:w="1890"/>
      </w:tblGrid>
      <w:tr w:rsidR="00BE5B19" w:rsidTr="00BE5B19">
        <w:tc>
          <w:tcPr>
            <w:tcW w:w="2250" w:type="dxa"/>
            <w:tcBorders>
              <w:top w:val="single" w:sz="8" w:space="0" w:color="auto"/>
              <w:left w:val="single" w:sz="8" w:space="0" w:color="auto"/>
              <w:bottom w:val="single" w:sz="8" w:space="0" w:color="auto"/>
              <w:right w:val="single" w:sz="8" w:space="0" w:color="auto"/>
            </w:tcBorders>
            <w:shd w:val="clear" w:color="auto" w:fill="EEECE1" w:themeFill="background2"/>
            <w:tcMar>
              <w:top w:w="0" w:type="dxa"/>
              <w:left w:w="108" w:type="dxa"/>
              <w:bottom w:w="0" w:type="dxa"/>
              <w:right w:w="108" w:type="dxa"/>
            </w:tcMar>
            <w:hideMark/>
          </w:tcPr>
          <w:p w:rsidR="00BE5B19" w:rsidRDefault="00BE5B19" w:rsidP="008C1DDF">
            <w:pPr>
              <w:pStyle w:val="PlainText"/>
              <w:rPr>
                <w:rFonts w:ascii="Arial" w:hAnsi="Arial" w:cs="Arial"/>
                <w:b/>
                <w:bCs/>
                <w:sz w:val="20"/>
                <w:szCs w:val="20"/>
              </w:rPr>
            </w:pPr>
            <w:r>
              <w:rPr>
                <w:rFonts w:ascii="Arial" w:hAnsi="Arial" w:cs="Arial"/>
                <w:b/>
                <w:bCs/>
                <w:sz w:val="20"/>
                <w:szCs w:val="20"/>
              </w:rPr>
              <w:t>Time / Date</w:t>
            </w:r>
          </w:p>
        </w:tc>
        <w:tc>
          <w:tcPr>
            <w:tcW w:w="3690" w:type="dxa"/>
            <w:tcBorders>
              <w:top w:val="single" w:sz="8" w:space="0" w:color="auto"/>
              <w:left w:val="nil"/>
              <w:bottom w:val="single" w:sz="8" w:space="0" w:color="auto"/>
              <w:right w:val="single" w:sz="8" w:space="0" w:color="auto"/>
            </w:tcBorders>
            <w:shd w:val="clear" w:color="auto" w:fill="EEECE1" w:themeFill="background2"/>
            <w:tcMar>
              <w:top w:w="0" w:type="dxa"/>
              <w:left w:w="108" w:type="dxa"/>
              <w:bottom w:w="0" w:type="dxa"/>
              <w:right w:w="108" w:type="dxa"/>
            </w:tcMar>
            <w:hideMark/>
          </w:tcPr>
          <w:p w:rsidR="00BE5B19" w:rsidRDefault="00BE5B19" w:rsidP="008C1DDF">
            <w:pPr>
              <w:pStyle w:val="PlainText"/>
              <w:rPr>
                <w:rFonts w:ascii="Arial" w:hAnsi="Arial" w:cs="Arial"/>
                <w:b/>
                <w:bCs/>
                <w:sz w:val="20"/>
                <w:szCs w:val="20"/>
              </w:rPr>
            </w:pPr>
            <w:r>
              <w:rPr>
                <w:rFonts w:ascii="Arial" w:hAnsi="Arial" w:cs="Arial"/>
                <w:b/>
                <w:bCs/>
                <w:sz w:val="20"/>
                <w:szCs w:val="20"/>
              </w:rPr>
              <w:t>User Action – for Sim 8</w:t>
            </w:r>
          </w:p>
        </w:tc>
        <w:tc>
          <w:tcPr>
            <w:tcW w:w="1800" w:type="dxa"/>
            <w:tcBorders>
              <w:top w:val="single" w:sz="8" w:space="0" w:color="auto"/>
              <w:left w:val="single" w:sz="8" w:space="0" w:color="auto"/>
              <w:bottom w:val="single" w:sz="8" w:space="0" w:color="auto"/>
              <w:right w:val="single" w:sz="8" w:space="0" w:color="auto"/>
            </w:tcBorders>
            <w:shd w:val="clear" w:color="auto" w:fill="EEECE1" w:themeFill="background2"/>
            <w:tcMar>
              <w:top w:w="0" w:type="dxa"/>
              <w:left w:w="108" w:type="dxa"/>
              <w:bottom w:w="0" w:type="dxa"/>
              <w:right w:w="108" w:type="dxa"/>
            </w:tcMar>
            <w:hideMark/>
          </w:tcPr>
          <w:p w:rsidR="00BE5B19" w:rsidRDefault="00BE5B19" w:rsidP="008C1DDF">
            <w:pPr>
              <w:pStyle w:val="PlainText"/>
              <w:rPr>
                <w:rFonts w:ascii="Arial" w:hAnsi="Arial" w:cs="Arial"/>
                <w:b/>
                <w:bCs/>
                <w:sz w:val="20"/>
                <w:szCs w:val="20"/>
              </w:rPr>
            </w:pPr>
            <w:r>
              <w:rPr>
                <w:rFonts w:ascii="Arial" w:hAnsi="Arial" w:cs="Arial"/>
                <w:b/>
                <w:bCs/>
                <w:sz w:val="20"/>
                <w:szCs w:val="20"/>
              </w:rPr>
              <w:t>New / Still Open</w:t>
            </w:r>
          </w:p>
        </w:tc>
        <w:tc>
          <w:tcPr>
            <w:tcW w:w="900" w:type="dxa"/>
            <w:tcBorders>
              <w:top w:val="single" w:sz="8" w:space="0" w:color="auto"/>
              <w:left w:val="nil"/>
              <w:bottom w:val="single" w:sz="8" w:space="0" w:color="auto"/>
              <w:right w:val="single" w:sz="8" w:space="0" w:color="auto"/>
            </w:tcBorders>
            <w:shd w:val="clear" w:color="auto" w:fill="EEECE1" w:themeFill="background2"/>
          </w:tcPr>
          <w:p w:rsidR="00BE5B19" w:rsidRDefault="00BE5B19" w:rsidP="008C1DDF">
            <w:pPr>
              <w:pStyle w:val="PlainText"/>
              <w:ind w:left="90"/>
              <w:rPr>
                <w:rFonts w:ascii="Arial" w:hAnsi="Arial" w:cs="Arial"/>
                <w:b/>
                <w:bCs/>
                <w:sz w:val="20"/>
                <w:szCs w:val="20"/>
              </w:rPr>
            </w:pPr>
            <w:r>
              <w:rPr>
                <w:rFonts w:ascii="Arial" w:hAnsi="Arial" w:cs="Arial"/>
                <w:b/>
                <w:bCs/>
                <w:sz w:val="20"/>
                <w:szCs w:val="20"/>
              </w:rPr>
              <w:t>Old / Open</w:t>
            </w:r>
          </w:p>
        </w:tc>
        <w:tc>
          <w:tcPr>
            <w:tcW w:w="1350" w:type="dxa"/>
            <w:tcBorders>
              <w:top w:val="single" w:sz="8" w:space="0" w:color="auto"/>
              <w:left w:val="single" w:sz="8" w:space="0" w:color="auto"/>
              <w:bottom w:val="single" w:sz="8" w:space="0" w:color="auto"/>
              <w:right w:val="single" w:sz="8" w:space="0" w:color="auto"/>
            </w:tcBorders>
            <w:shd w:val="clear" w:color="auto" w:fill="EEECE1" w:themeFill="background2"/>
            <w:tcMar>
              <w:top w:w="0" w:type="dxa"/>
              <w:left w:w="108" w:type="dxa"/>
              <w:bottom w:w="0" w:type="dxa"/>
              <w:right w:w="108" w:type="dxa"/>
            </w:tcMar>
            <w:hideMark/>
          </w:tcPr>
          <w:p w:rsidR="00BE5B19" w:rsidRDefault="00BE5B19" w:rsidP="008C1DDF">
            <w:pPr>
              <w:pStyle w:val="PlainText"/>
              <w:rPr>
                <w:rFonts w:ascii="Arial" w:hAnsi="Arial" w:cs="Arial"/>
                <w:b/>
                <w:bCs/>
                <w:sz w:val="20"/>
                <w:szCs w:val="20"/>
              </w:rPr>
            </w:pPr>
            <w:r>
              <w:rPr>
                <w:rFonts w:ascii="Arial" w:hAnsi="Arial" w:cs="Arial"/>
                <w:b/>
                <w:bCs/>
                <w:sz w:val="20"/>
                <w:szCs w:val="20"/>
              </w:rPr>
              <w:t>Total Open</w:t>
            </w:r>
          </w:p>
        </w:tc>
        <w:tc>
          <w:tcPr>
            <w:tcW w:w="1890" w:type="dxa"/>
            <w:tcBorders>
              <w:top w:val="single" w:sz="8" w:space="0" w:color="auto"/>
              <w:left w:val="nil"/>
              <w:bottom w:val="single" w:sz="8" w:space="0" w:color="auto"/>
              <w:right w:val="single" w:sz="8" w:space="0" w:color="auto"/>
            </w:tcBorders>
            <w:shd w:val="clear" w:color="auto" w:fill="EEECE1" w:themeFill="background2"/>
            <w:hideMark/>
          </w:tcPr>
          <w:p w:rsidR="00BE5B19" w:rsidRDefault="00BE5B19" w:rsidP="008C1DDF">
            <w:pPr>
              <w:pStyle w:val="PlainText"/>
              <w:rPr>
                <w:rFonts w:ascii="Arial" w:hAnsi="Arial" w:cs="Arial"/>
                <w:b/>
                <w:bCs/>
                <w:sz w:val="20"/>
                <w:szCs w:val="20"/>
              </w:rPr>
            </w:pPr>
            <w:r>
              <w:rPr>
                <w:rFonts w:ascii="Arial" w:hAnsi="Arial" w:cs="Arial"/>
                <w:b/>
                <w:bCs/>
                <w:sz w:val="20"/>
                <w:szCs w:val="20"/>
              </w:rPr>
              <w:t xml:space="preserve"> Value</w:t>
            </w:r>
            <w:r>
              <w:rPr>
                <w:rFonts w:ascii="Arial" w:hAnsi="Arial" w:cs="Arial"/>
                <w:b/>
                <w:bCs/>
                <w:color w:val="1F497D" w:themeColor="dark2"/>
                <w:sz w:val="20"/>
                <w:szCs w:val="20"/>
              </w:rPr>
              <w:t>s</w:t>
            </w:r>
            <w:r>
              <w:rPr>
                <w:rFonts w:ascii="Arial" w:hAnsi="Arial" w:cs="Arial"/>
                <w:b/>
                <w:bCs/>
                <w:sz w:val="20"/>
                <w:szCs w:val="20"/>
              </w:rPr>
              <w:t xml:space="preserve"> displayed  on home page</w:t>
            </w:r>
          </w:p>
        </w:tc>
      </w:tr>
      <w:tr w:rsidR="00BE5B19" w:rsidTr="00BE5B19">
        <w:tc>
          <w:tcPr>
            <w:tcW w:w="22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E5B19" w:rsidRDefault="00BE5B19" w:rsidP="008C1DDF">
            <w:pPr>
              <w:pStyle w:val="PlainText"/>
              <w:rPr>
                <w:rFonts w:ascii="Arial" w:hAnsi="Arial" w:cs="Arial"/>
                <w:sz w:val="20"/>
                <w:szCs w:val="20"/>
              </w:rPr>
            </w:pPr>
            <w:r>
              <w:rPr>
                <w:rFonts w:ascii="Arial" w:hAnsi="Arial" w:cs="Arial"/>
                <w:sz w:val="20"/>
                <w:szCs w:val="20"/>
              </w:rPr>
              <w:t>0401 / March 2</w:t>
            </w:r>
          </w:p>
        </w:tc>
        <w:tc>
          <w:tcPr>
            <w:tcW w:w="3690" w:type="dxa"/>
            <w:tcBorders>
              <w:top w:val="nil"/>
              <w:left w:val="nil"/>
              <w:bottom w:val="single" w:sz="8" w:space="0" w:color="auto"/>
              <w:right w:val="single" w:sz="8" w:space="0" w:color="auto"/>
            </w:tcBorders>
            <w:tcMar>
              <w:top w:w="0" w:type="dxa"/>
              <w:left w:w="108" w:type="dxa"/>
              <w:bottom w:w="0" w:type="dxa"/>
              <w:right w:w="108" w:type="dxa"/>
            </w:tcMar>
            <w:hideMark/>
          </w:tcPr>
          <w:p w:rsidR="00BE5B19" w:rsidRDefault="00BE5B19" w:rsidP="008C1DDF">
            <w:pPr>
              <w:pStyle w:val="PlainText"/>
              <w:rPr>
                <w:rFonts w:ascii="Arial" w:hAnsi="Arial" w:cs="Arial"/>
                <w:sz w:val="20"/>
                <w:szCs w:val="20"/>
              </w:rPr>
            </w:pPr>
            <w:r>
              <w:rPr>
                <w:rFonts w:ascii="Arial" w:hAnsi="Arial" w:cs="Arial"/>
                <w:sz w:val="20"/>
                <w:szCs w:val="20"/>
              </w:rPr>
              <w:t>None</w:t>
            </w:r>
          </w:p>
        </w:tc>
        <w:tc>
          <w:tcPr>
            <w:tcW w:w="18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E5B19" w:rsidRDefault="00BE5B19" w:rsidP="008C1DDF">
            <w:pPr>
              <w:pStyle w:val="PlainText"/>
              <w:rPr>
                <w:rFonts w:ascii="Arial" w:hAnsi="Arial" w:cs="Arial"/>
                <w:sz w:val="20"/>
                <w:szCs w:val="20"/>
              </w:rPr>
            </w:pPr>
            <w:r>
              <w:rPr>
                <w:rFonts w:ascii="Arial" w:hAnsi="Arial" w:cs="Arial"/>
                <w:sz w:val="20"/>
                <w:szCs w:val="20"/>
              </w:rPr>
              <w:t>0</w:t>
            </w:r>
          </w:p>
        </w:tc>
        <w:tc>
          <w:tcPr>
            <w:tcW w:w="900" w:type="dxa"/>
            <w:tcBorders>
              <w:top w:val="single" w:sz="8" w:space="0" w:color="auto"/>
              <w:left w:val="nil"/>
              <w:bottom w:val="single" w:sz="8" w:space="0" w:color="auto"/>
              <w:right w:val="single" w:sz="8" w:space="0" w:color="auto"/>
            </w:tcBorders>
          </w:tcPr>
          <w:p w:rsidR="00BE5B19" w:rsidRDefault="00BE5B19" w:rsidP="008C1DDF">
            <w:pPr>
              <w:pStyle w:val="PlainText"/>
              <w:ind w:left="90"/>
              <w:rPr>
                <w:rFonts w:ascii="Arial" w:hAnsi="Arial" w:cs="Arial"/>
                <w:sz w:val="20"/>
                <w:szCs w:val="20"/>
              </w:rPr>
            </w:pPr>
            <w:r>
              <w:rPr>
                <w:rFonts w:ascii="Arial" w:hAnsi="Arial" w:cs="Arial"/>
                <w:sz w:val="20"/>
                <w:szCs w:val="20"/>
              </w:rPr>
              <w:t>4</w:t>
            </w:r>
          </w:p>
        </w:tc>
        <w:tc>
          <w:tcPr>
            <w:tcW w:w="13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E5B19" w:rsidRDefault="00BE5B19" w:rsidP="008C1DDF">
            <w:pPr>
              <w:pStyle w:val="PlainText"/>
              <w:rPr>
                <w:rFonts w:ascii="Arial" w:hAnsi="Arial" w:cs="Arial"/>
                <w:sz w:val="20"/>
                <w:szCs w:val="20"/>
              </w:rPr>
            </w:pPr>
            <w:r>
              <w:rPr>
                <w:rFonts w:ascii="Arial" w:hAnsi="Arial" w:cs="Arial"/>
                <w:sz w:val="20"/>
                <w:szCs w:val="20"/>
              </w:rPr>
              <w:t xml:space="preserve">4 </w:t>
            </w:r>
          </w:p>
        </w:tc>
        <w:tc>
          <w:tcPr>
            <w:tcW w:w="1890" w:type="dxa"/>
            <w:tcBorders>
              <w:top w:val="nil"/>
              <w:left w:val="nil"/>
              <w:bottom w:val="single" w:sz="8" w:space="0" w:color="auto"/>
              <w:right w:val="single" w:sz="8" w:space="0" w:color="auto"/>
            </w:tcBorders>
            <w:hideMark/>
          </w:tcPr>
          <w:p w:rsidR="00BE5B19" w:rsidRDefault="00BE5B19" w:rsidP="008C1DDF">
            <w:pPr>
              <w:pStyle w:val="PlainText"/>
              <w:rPr>
                <w:rFonts w:ascii="Arial" w:hAnsi="Arial" w:cs="Arial"/>
                <w:sz w:val="20"/>
                <w:szCs w:val="20"/>
              </w:rPr>
            </w:pPr>
            <w:r>
              <w:rPr>
                <w:rFonts w:ascii="Arial" w:hAnsi="Arial" w:cs="Arial"/>
                <w:sz w:val="20"/>
                <w:szCs w:val="20"/>
              </w:rPr>
              <w:t xml:space="preserve"> 0:4</w:t>
            </w:r>
          </w:p>
        </w:tc>
      </w:tr>
      <w:tr w:rsidR="00BE5B19" w:rsidTr="00BE5B19">
        <w:tc>
          <w:tcPr>
            <w:tcW w:w="22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E5B19" w:rsidRDefault="00BE5B19" w:rsidP="008C1DDF">
            <w:pPr>
              <w:pStyle w:val="PlainText"/>
              <w:rPr>
                <w:rFonts w:ascii="Arial" w:hAnsi="Arial" w:cs="Arial"/>
                <w:sz w:val="20"/>
                <w:szCs w:val="20"/>
              </w:rPr>
            </w:pPr>
            <w:r>
              <w:rPr>
                <w:rFonts w:ascii="Arial" w:hAnsi="Arial" w:cs="Arial"/>
                <w:sz w:val="20"/>
                <w:szCs w:val="20"/>
              </w:rPr>
              <w:t xml:space="preserve">0800 / March 2 </w:t>
            </w:r>
          </w:p>
        </w:tc>
        <w:tc>
          <w:tcPr>
            <w:tcW w:w="3690" w:type="dxa"/>
            <w:tcBorders>
              <w:top w:val="nil"/>
              <w:left w:val="nil"/>
              <w:bottom w:val="single" w:sz="8" w:space="0" w:color="auto"/>
              <w:right w:val="single" w:sz="8" w:space="0" w:color="auto"/>
            </w:tcBorders>
            <w:tcMar>
              <w:top w:w="0" w:type="dxa"/>
              <w:left w:w="108" w:type="dxa"/>
              <w:bottom w:w="0" w:type="dxa"/>
              <w:right w:w="108" w:type="dxa"/>
            </w:tcMar>
            <w:hideMark/>
          </w:tcPr>
          <w:p w:rsidR="00BE5B19" w:rsidRDefault="00BE5B19" w:rsidP="008C1DDF">
            <w:pPr>
              <w:pStyle w:val="PlainText"/>
              <w:rPr>
                <w:rFonts w:ascii="Arial" w:hAnsi="Arial" w:cs="Arial"/>
                <w:sz w:val="20"/>
                <w:szCs w:val="20"/>
              </w:rPr>
            </w:pPr>
            <w:r>
              <w:rPr>
                <w:rFonts w:ascii="Arial" w:hAnsi="Arial" w:cs="Arial"/>
                <w:sz w:val="20"/>
                <w:szCs w:val="20"/>
              </w:rPr>
              <w:t>New Discrepancy is opened</w:t>
            </w:r>
          </w:p>
        </w:tc>
        <w:tc>
          <w:tcPr>
            <w:tcW w:w="18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E5B19" w:rsidRDefault="00BE5B19" w:rsidP="008C1DDF">
            <w:pPr>
              <w:pStyle w:val="PlainText"/>
              <w:rPr>
                <w:rFonts w:ascii="Arial" w:hAnsi="Arial" w:cs="Arial"/>
                <w:sz w:val="20"/>
                <w:szCs w:val="20"/>
              </w:rPr>
            </w:pPr>
            <w:r>
              <w:rPr>
                <w:rFonts w:ascii="Arial" w:hAnsi="Arial" w:cs="Arial"/>
                <w:sz w:val="20"/>
                <w:szCs w:val="20"/>
              </w:rPr>
              <w:t>1</w:t>
            </w:r>
          </w:p>
        </w:tc>
        <w:tc>
          <w:tcPr>
            <w:tcW w:w="900" w:type="dxa"/>
            <w:tcBorders>
              <w:top w:val="single" w:sz="8" w:space="0" w:color="auto"/>
              <w:left w:val="nil"/>
              <w:bottom w:val="single" w:sz="8" w:space="0" w:color="auto"/>
              <w:right w:val="single" w:sz="8" w:space="0" w:color="auto"/>
            </w:tcBorders>
          </w:tcPr>
          <w:p w:rsidR="00BE5B19" w:rsidRDefault="00BE5B19" w:rsidP="008C1DDF">
            <w:pPr>
              <w:pStyle w:val="PlainText"/>
              <w:ind w:left="90"/>
              <w:rPr>
                <w:rFonts w:ascii="Arial" w:hAnsi="Arial" w:cs="Arial"/>
                <w:sz w:val="20"/>
                <w:szCs w:val="20"/>
              </w:rPr>
            </w:pPr>
            <w:r>
              <w:rPr>
                <w:rFonts w:ascii="Arial" w:hAnsi="Arial" w:cs="Arial"/>
                <w:sz w:val="20"/>
                <w:szCs w:val="20"/>
              </w:rPr>
              <w:t>4</w:t>
            </w:r>
          </w:p>
        </w:tc>
        <w:tc>
          <w:tcPr>
            <w:tcW w:w="13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E5B19" w:rsidRDefault="00BE5B19" w:rsidP="008C1DDF">
            <w:pPr>
              <w:pStyle w:val="PlainText"/>
              <w:rPr>
                <w:rFonts w:ascii="Arial" w:hAnsi="Arial" w:cs="Arial"/>
                <w:sz w:val="20"/>
                <w:szCs w:val="20"/>
              </w:rPr>
            </w:pPr>
            <w:r>
              <w:rPr>
                <w:rFonts w:ascii="Arial" w:hAnsi="Arial" w:cs="Arial"/>
                <w:sz w:val="20"/>
                <w:szCs w:val="20"/>
              </w:rPr>
              <w:t xml:space="preserve">5 </w:t>
            </w:r>
          </w:p>
        </w:tc>
        <w:tc>
          <w:tcPr>
            <w:tcW w:w="1890" w:type="dxa"/>
            <w:tcBorders>
              <w:top w:val="nil"/>
              <w:left w:val="nil"/>
              <w:bottom w:val="single" w:sz="8" w:space="0" w:color="auto"/>
              <w:right w:val="single" w:sz="8" w:space="0" w:color="auto"/>
            </w:tcBorders>
            <w:hideMark/>
          </w:tcPr>
          <w:p w:rsidR="00BE5B19" w:rsidRDefault="00BE5B19" w:rsidP="008C1DDF">
            <w:pPr>
              <w:pStyle w:val="PlainText"/>
              <w:rPr>
                <w:rFonts w:ascii="Arial" w:hAnsi="Arial" w:cs="Arial"/>
                <w:sz w:val="20"/>
                <w:szCs w:val="20"/>
              </w:rPr>
            </w:pPr>
            <w:r>
              <w:rPr>
                <w:rFonts w:ascii="Arial" w:hAnsi="Arial" w:cs="Arial"/>
                <w:sz w:val="20"/>
                <w:szCs w:val="20"/>
              </w:rPr>
              <w:t xml:space="preserve"> 1:5</w:t>
            </w:r>
          </w:p>
        </w:tc>
      </w:tr>
      <w:tr w:rsidR="00BE5B19" w:rsidTr="00BE5B19">
        <w:tc>
          <w:tcPr>
            <w:tcW w:w="22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E5B19" w:rsidRDefault="00BE5B19" w:rsidP="008C1DDF">
            <w:pPr>
              <w:pStyle w:val="PlainText"/>
              <w:rPr>
                <w:rFonts w:ascii="Arial" w:hAnsi="Arial" w:cs="Arial"/>
                <w:sz w:val="20"/>
                <w:szCs w:val="20"/>
              </w:rPr>
            </w:pPr>
            <w:r>
              <w:rPr>
                <w:rFonts w:ascii="Arial" w:hAnsi="Arial" w:cs="Arial"/>
                <w:sz w:val="20"/>
                <w:szCs w:val="20"/>
              </w:rPr>
              <w:t xml:space="preserve">1100 / March 2 </w:t>
            </w:r>
          </w:p>
        </w:tc>
        <w:tc>
          <w:tcPr>
            <w:tcW w:w="3690" w:type="dxa"/>
            <w:tcBorders>
              <w:top w:val="nil"/>
              <w:left w:val="nil"/>
              <w:bottom w:val="single" w:sz="8" w:space="0" w:color="auto"/>
              <w:right w:val="single" w:sz="8" w:space="0" w:color="auto"/>
            </w:tcBorders>
            <w:tcMar>
              <w:top w:w="0" w:type="dxa"/>
              <w:left w:w="108" w:type="dxa"/>
              <w:bottom w:w="0" w:type="dxa"/>
              <w:right w:w="108" w:type="dxa"/>
            </w:tcMar>
            <w:hideMark/>
          </w:tcPr>
          <w:p w:rsidR="00BE5B19" w:rsidRDefault="00BE5B19" w:rsidP="008C1DDF">
            <w:pPr>
              <w:rPr>
                <w:rFonts w:ascii="Arial" w:hAnsi="Arial" w:cs="Arial"/>
                <w:sz w:val="20"/>
                <w:szCs w:val="20"/>
              </w:rPr>
            </w:pPr>
            <w:r>
              <w:rPr>
                <w:rFonts w:ascii="Arial" w:hAnsi="Arial" w:cs="Arial"/>
                <w:sz w:val="20"/>
                <w:szCs w:val="20"/>
              </w:rPr>
              <w:t>New Discrepancy is opened</w:t>
            </w:r>
          </w:p>
        </w:tc>
        <w:tc>
          <w:tcPr>
            <w:tcW w:w="18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E5B19" w:rsidRDefault="00BE5B19" w:rsidP="008C1DDF">
            <w:pPr>
              <w:rPr>
                <w:rFonts w:ascii="Arial" w:hAnsi="Arial" w:cs="Arial"/>
                <w:sz w:val="20"/>
                <w:szCs w:val="20"/>
              </w:rPr>
            </w:pPr>
            <w:r>
              <w:rPr>
                <w:rFonts w:ascii="Arial" w:hAnsi="Arial" w:cs="Arial"/>
                <w:sz w:val="20"/>
                <w:szCs w:val="20"/>
              </w:rPr>
              <w:t>2</w:t>
            </w:r>
          </w:p>
        </w:tc>
        <w:tc>
          <w:tcPr>
            <w:tcW w:w="900" w:type="dxa"/>
            <w:tcBorders>
              <w:top w:val="single" w:sz="8" w:space="0" w:color="auto"/>
              <w:left w:val="nil"/>
              <w:bottom w:val="single" w:sz="8" w:space="0" w:color="auto"/>
              <w:right w:val="single" w:sz="8" w:space="0" w:color="auto"/>
            </w:tcBorders>
          </w:tcPr>
          <w:p w:rsidR="00BE5B19" w:rsidRDefault="00BE5B19" w:rsidP="008C1DDF">
            <w:pPr>
              <w:ind w:left="90"/>
              <w:rPr>
                <w:rFonts w:ascii="Arial" w:hAnsi="Arial" w:cs="Arial"/>
                <w:sz w:val="20"/>
                <w:szCs w:val="20"/>
              </w:rPr>
            </w:pPr>
            <w:r>
              <w:rPr>
                <w:rFonts w:ascii="Arial" w:hAnsi="Arial" w:cs="Arial"/>
                <w:sz w:val="20"/>
                <w:szCs w:val="20"/>
              </w:rPr>
              <w:t>4</w:t>
            </w:r>
          </w:p>
        </w:tc>
        <w:tc>
          <w:tcPr>
            <w:tcW w:w="13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E5B19" w:rsidRDefault="00BE5B19" w:rsidP="008C1DDF">
            <w:pPr>
              <w:rPr>
                <w:rFonts w:ascii="Arial" w:hAnsi="Arial" w:cs="Arial"/>
                <w:sz w:val="20"/>
                <w:szCs w:val="20"/>
              </w:rPr>
            </w:pPr>
            <w:r>
              <w:rPr>
                <w:rFonts w:ascii="Arial" w:hAnsi="Arial" w:cs="Arial"/>
                <w:sz w:val="20"/>
                <w:szCs w:val="20"/>
              </w:rPr>
              <w:t>6</w:t>
            </w:r>
          </w:p>
        </w:tc>
        <w:tc>
          <w:tcPr>
            <w:tcW w:w="1890" w:type="dxa"/>
            <w:tcBorders>
              <w:top w:val="nil"/>
              <w:left w:val="nil"/>
              <w:bottom w:val="single" w:sz="8" w:space="0" w:color="auto"/>
              <w:right w:val="single" w:sz="8" w:space="0" w:color="auto"/>
            </w:tcBorders>
            <w:hideMark/>
          </w:tcPr>
          <w:p w:rsidR="00BE5B19" w:rsidRDefault="00BE5B19" w:rsidP="008C1DDF">
            <w:pPr>
              <w:rPr>
                <w:rFonts w:ascii="Arial" w:hAnsi="Arial" w:cs="Arial"/>
                <w:sz w:val="20"/>
                <w:szCs w:val="20"/>
              </w:rPr>
            </w:pPr>
            <w:r>
              <w:rPr>
                <w:rFonts w:ascii="Arial" w:hAnsi="Arial" w:cs="Arial"/>
                <w:sz w:val="20"/>
                <w:szCs w:val="20"/>
              </w:rPr>
              <w:t xml:space="preserve"> 2:6</w:t>
            </w:r>
          </w:p>
        </w:tc>
      </w:tr>
      <w:tr w:rsidR="00BE5B19" w:rsidTr="00BE5B19">
        <w:tc>
          <w:tcPr>
            <w:tcW w:w="22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E5B19" w:rsidRDefault="00BE5B19" w:rsidP="008C1DDF">
            <w:pPr>
              <w:pStyle w:val="PlainText"/>
              <w:rPr>
                <w:rFonts w:ascii="Arial" w:hAnsi="Arial" w:cs="Arial"/>
                <w:sz w:val="20"/>
                <w:szCs w:val="20"/>
              </w:rPr>
            </w:pPr>
            <w:r>
              <w:rPr>
                <w:rFonts w:ascii="Arial" w:hAnsi="Arial" w:cs="Arial"/>
                <w:sz w:val="20"/>
                <w:szCs w:val="20"/>
              </w:rPr>
              <w:t>1500 / March 2</w:t>
            </w:r>
          </w:p>
        </w:tc>
        <w:tc>
          <w:tcPr>
            <w:tcW w:w="3690" w:type="dxa"/>
            <w:tcBorders>
              <w:top w:val="nil"/>
              <w:left w:val="nil"/>
              <w:bottom w:val="single" w:sz="8" w:space="0" w:color="auto"/>
              <w:right w:val="single" w:sz="8" w:space="0" w:color="auto"/>
            </w:tcBorders>
            <w:tcMar>
              <w:top w:w="0" w:type="dxa"/>
              <w:left w:w="108" w:type="dxa"/>
              <w:bottom w:w="0" w:type="dxa"/>
              <w:right w:w="108" w:type="dxa"/>
            </w:tcMar>
            <w:hideMark/>
          </w:tcPr>
          <w:p w:rsidR="00BE5B19" w:rsidRDefault="00BE5B19" w:rsidP="008C1DDF">
            <w:pPr>
              <w:rPr>
                <w:rFonts w:ascii="Arial" w:hAnsi="Arial" w:cs="Arial"/>
                <w:sz w:val="20"/>
                <w:szCs w:val="20"/>
              </w:rPr>
            </w:pPr>
            <w:r>
              <w:rPr>
                <w:rFonts w:ascii="Arial" w:hAnsi="Arial" w:cs="Arial"/>
                <w:sz w:val="20"/>
                <w:szCs w:val="20"/>
              </w:rPr>
              <w:t>One of the old discrepancies is closed</w:t>
            </w:r>
          </w:p>
        </w:tc>
        <w:tc>
          <w:tcPr>
            <w:tcW w:w="18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E5B19" w:rsidRDefault="00BE5B19" w:rsidP="008C1DDF">
            <w:pPr>
              <w:rPr>
                <w:rFonts w:ascii="Arial" w:hAnsi="Arial" w:cs="Arial"/>
                <w:sz w:val="20"/>
                <w:szCs w:val="20"/>
              </w:rPr>
            </w:pPr>
            <w:r>
              <w:rPr>
                <w:rFonts w:ascii="Arial" w:hAnsi="Arial" w:cs="Arial"/>
                <w:sz w:val="20"/>
                <w:szCs w:val="20"/>
              </w:rPr>
              <w:t>2</w:t>
            </w:r>
          </w:p>
        </w:tc>
        <w:tc>
          <w:tcPr>
            <w:tcW w:w="900" w:type="dxa"/>
            <w:tcBorders>
              <w:top w:val="single" w:sz="8" w:space="0" w:color="auto"/>
              <w:left w:val="nil"/>
              <w:bottom w:val="single" w:sz="8" w:space="0" w:color="auto"/>
              <w:right w:val="single" w:sz="8" w:space="0" w:color="auto"/>
            </w:tcBorders>
          </w:tcPr>
          <w:p w:rsidR="00BE5B19" w:rsidRDefault="00BE5B19" w:rsidP="008C1DDF">
            <w:pPr>
              <w:ind w:left="90"/>
              <w:rPr>
                <w:rFonts w:ascii="Arial" w:hAnsi="Arial" w:cs="Arial"/>
                <w:sz w:val="20"/>
                <w:szCs w:val="20"/>
              </w:rPr>
            </w:pPr>
            <w:r>
              <w:rPr>
                <w:rFonts w:ascii="Arial" w:hAnsi="Arial" w:cs="Arial"/>
                <w:sz w:val="20"/>
                <w:szCs w:val="20"/>
              </w:rPr>
              <w:t>3</w:t>
            </w:r>
          </w:p>
        </w:tc>
        <w:tc>
          <w:tcPr>
            <w:tcW w:w="13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E5B19" w:rsidRDefault="00BE5B19" w:rsidP="008C1DDF">
            <w:pPr>
              <w:rPr>
                <w:rFonts w:ascii="Arial" w:hAnsi="Arial" w:cs="Arial"/>
                <w:sz w:val="20"/>
                <w:szCs w:val="20"/>
              </w:rPr>
            </w:pPr>
            <w:r>
              <w:rPr>
                <w:rFonts w:ascii="Arial" w:hAnsi="Arial" w:cs="Arial"/>
                <w:sz w:val="20"/>
                <w:szCs w:val="20"/>
              </w:rPr>
              <w:t xml:space="preserve">5 </w:t>
            </w:r>
          </w:p>
        </w:tc>
        <w:tc>
          <w:tcPr>
            <w:tcW w:w="1890" w:type="dxa"/>
            <w:tcBorders>
              <w:top w:val="nil"/>
              <w:left w:val="nil"/>
              <w:bottom w:val="single" w:sz="8" w:space="0" w:color="auto"/>
              <w:right w:val="single" w:sz="8" w:space="0" w:color="auto"/>
            </w:tcBorders>
            <w:hideMark/>
          </w:tcPr>
          <w:p w:rsidR="00BE5B19" w:rsidRDefault="00BE5B19" w:rsidP="008C1DDF">
            <w:pPr>
              <w:rPr>
                <w:rFonts w:ascii="Arial" w:hAnsi="Arial" w:cs="Arial"/>
                <w:sz w:val="20"/>
                <w:szCs w:val="20"/>
              </w:rPr>
            </w:pPr>
            <w:r>
              <w:rPr>
                <w:rFonts w:ascii="Arial" w:hAnsi="Arial" w:cs="Arial"/>
                <w:sz w:val="20"/>
                <w:szCs w:val="20"/>
              </w:rPr>
              <w:t xml:space="preserve"> 2:5</w:t>
            </w:r>
          </w:p>
        </w:tc>
      </w:tr>
      <w:tr w:rsidR="00BE5B19" w:rsidTr="00BE5B19">
        <w:tc>
          <w:tcPr>
            <w:tcW w:w="22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E5B19" w:rsidRDefault="00BE5B19" w:rsidP="008C1DDF">
            <w:pPr>
              <w:pStyle w:val="PlainText"/>
              <w:rPr>
                <w:rFonts w:ascii="Arial" w:hAnsi="Arial" w:cs="Arial"/>
                <w:sz w:val="20"/>
                <w:szCs w:val="20"/>
              </w:rPr>
            </w:pPr>
            <w:r>
              <w:rPr>
                <w:rFonts w:ascii="Arial" w:hAnsi="Arial" w:cs="Arial"/>
                <w:sz w:val="20"/>
                <w:szCs w:val="20"/>
              </w:rPr>
              <w:t>1700 / March 2</w:t>
            </w:r>
          </w:p>
        </w:tc>
        <w:tc>
          <w:tcPr>
            <w:tcW w:w="3690" w:type="dxa"/>
            <w:tcBorders>
              <w:top w:val="nil"/>
              <w:left w:val="nil"/>
              <w:bottom w:val="single" w:sz="8" w:space="0" w:color="auto"/>
              <w:right w:val="single" w:sz="8" w:space="0" w:color="auto"/>
            </w:tcBorders>
            <w:tcMar>
              <w:top w:w="0" w:type="dxa"/>
              <w:left w:w="108" w:type="dxa"/>
              <w:bottom w:w="0" w:type="dxa"/>
              <w:right w:w="108" w:type="dxa"/>
            </w:tcMar>
            <w:hideMark/>
          </w:tcPr>
          <w:p w:rsidR="00BE5B19" w:rsidRDefault="00BE5B19" w:rsidP="008C1DDF">
            <w:pPr>
              <w:rPr>
                <w:rFonts w:ascii="Arial" w:hAnsi="Arial" w:cs="Arial"/>
                <w:sz w:val="20"/>
                <w:szCs w:val="20"/>
              </w:rPr>
            </w:pPr>
            <w:r>
              <w:rPr>
                <w:rFonts w:ascii="Arial" w:hAnsi="Arial" w:cs="Arial"/>
                <w:sz w:val="20"/>
                <w:szCs w:val="20"/>
              </w:rPr>
              <w:t>One of the new discrepancies is closed.</w:t>
            </w:r>
          </w:p>
        </w:tc>
        <w:tc>
          <w:tcPr>
            <w:tcW w:w="18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E5B19" w:rsidRDefault="00BE5B19" w:rsidP="008C1DDF">
            <w:pPr>
              <w:rPr>
                <w:rFonts w:ascii="Arial" w:hAnsi="Arial" w:cs="Arial"/>
                <w:sz w:val="20"/>
                <w:szCs w:val="20"/>
              </w:rPr>
            </w:pPr>
            <w:r>
              <w:rPr>
                <w:rFonts w:ascii="Arial" w:hAnsi="Arial" w:cs="Arial"/>
                <w:sz w:val="20"/>
                <w:szCs w:val="20"/>
              </w:rPr>
              <w:t>1</w:t>
            </w:r>
          </w:p>
        </w:tc>
        <w:tc>
          <w:tcPr>
            <w:tcW w:w="900" w:type="dxa"/>
            <w:tcBorders>
              <w:top w:val="single" w:sz="8" w:space="0" w:color="auto"/>
              <w:left w:val="nil"/>
              <w:bottom w:val="single" w:sz="8" w:space="0" w:color="auto"/>
              <w:right w:val="single" w:sz="8" w:space="0" w:color="auto"/>
            </w:tcBorders>
          </w:tcPr>
          <w:p w:rsidR="00BE5B19" w:rsidRDefault="00BE5B19" w:rsidP="008C1DDF">
            <w:pPr>
              <w:ind w:left="90"/>
              <w:rPr>
                <w:rFonts w:ascii="Arial" w:hAnsi="Arial" w:cs="Arial"/>
                <w:sz w:val="20"/>
                <w:szCs w:val="20"/>
              </w:rPr>
            </w:pPr>
            <w:r>
              <w:rPr>
                <w:rFonts w:ascii="Arial" w:hAnsi="Arial" w:cs="Arial"/>
                <w:sz w:val="20"/>
                <w:szCs w:val="20"/>
              </w:rPr>
              <w:t xml:space="preserve">3 </w:t>
            </w:r>
          </w:p>
        </w:tc>
        <w:tc>
          <w:tcPr>
            <w:tcW w:w="13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E5B19" w:rsidRDefault="00BE5B19" w:rsidP="008C1DDF">
            <w:pPr>
              <w:rPr>
                <w:rFonts w:ascii="Arial" w:hAnsi="Arial" w:cs="Arial"/>
                <w:sz w:val="20"/>
                <w:szCs w:val="20"/>
              </w:rPr>
            </w:pPr>
            <w:r>
              <w:rPr>
                <w:rFonts w:ascii="Arial" w:hAnsi="Arial" w:cs="Arial"/>
                <w:sz w:val="20"/>
                <w:szCs w:val="20"/>
              </w:rPr>
              <w:t>4</w:t>
            </w:r>
          </w:p>
        </w:tc>
        <w:tc>
          <w:tcPr>
            <w:tcW w:w="1890" w:type="dxa"/>
            <w:tcBorders>
              <w:top w:val="nil"/>
              <w:left w:val="nil"/>
              <w:bottom w:val="single" w:sz="8" w:space="0" w:color="auto"/>
              <w:right w:val="single" w:sz="8" w:space="0" w:color="auto"/>
            </w:tcBorders>
            <w:hideMark/>
          </w:tcPr>
          <w:p w:rsidR="00BE5B19" w:rsidRDefault="00BE5B19" w:rsidP="008C1DDF">
            <w:pPr>
              <w:rPr>
                <w:rFonts w:ascii="Arial" w:hAnsi="Arial" w:cs="Arial"/>
                <w:sz w:val="20"/>
                <w:szCs w:val="20"/>
              </w:rPr>
            </w:pPr>
            <w:r>
              <w:rPr>
                <w:rFonts w:ascii="Arial" w:hAnsi="Arial" w:cs="Arial"/>
                <w:sz w:val="20"/>
                <w:szCs w:val="20"/>
              </w:rPr>
              <w:t xml:space="preserve"> 1:4</w:t>
            </w:r>
          </w:p>
        </w:tc>
      </w:tr>
      <w:tr w:rsidR="00BE5B19" w:rsidTr="00BE5B19">
        <w:tc>
          <w:tcPr>
            <w:tcW w:w="22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E5B19" w:rsidRDefault="00BE5B19" w:rsidP="008C1DDF">
            <w:pPr>
              <w:pStyle w:val="PlainText"/>
              <w:rPr>
                <w:rFonts w:ascii="Arial" w:hAnsi="Arial" w:cs="Arial"/>
                <w:sz w:val="20"/>
                <w:szCs w:val="20"/>
              </w:rPr>
            </w:pPr>
            <w:r>
              <w:rPr>
                <w:rFonts w:ascii="Arial" w:hAnsi="Arial" w:cs="Arial"/>
                <w:sz w:val="20"/>
                <w:szCs w:val="20"/>
              </w:rPr>
              <w:t>0401 / March 3</w:t>
            </w:r>
          </w:p>
        </w:tc>
        <w:tc>
          <w:tcPr>
            <w:tcW w:w="3690" w:type="dxa"/>
            <w:tcBorders>
              <w:top w:val="nil"/>
              <w:left w:val="nil"/>
              <w:bottom w:val="single" w:sz="8" w:space="0" w:color="auto"/>
              <w:right w:val="single" w:sz="8" w:space="0" w:color="auto"/>
            </w:tcBorders>
            <w:tcMar>
              <w:top w:w="0" w:type="dxa"/>
              <w:left w:w="108" w:type="dxa"/>
              <w:bottom w:w="0" w:type="dxa"/>
              <w:right w:w="108" w:type="dxa"/>
            </w:tcMar>
            <w:hideMark/>
          </w:tcPr>
          <w:p w:rsidR="00BE5B19" w:rsidRDefault="00BE5B19" w:rsidP="008C1DDF">
            <w:pPr>
              <w:rPr>
                <w:rFonts w:ascii="Arial" w:hAnsi="Arial" w:cs="Arial"/>
                <w:sz w:val="20"/>
                <w:szCs w:val="20"/>
              </w:rPr>
            </w:pPr>
            <w:r>
              <w:rPr>
                <w:rFonts w:ascii="Arial" w:hAnsi="Arial" w:cs="Arial"/>
                <w:sz w:val="20"/>
                <w:szCs w:val="20"/>
              </w:rPr>
              <w:t>None</w:t>
            </w:r>
          </w:p>
        </w:tc>
        <w:tc>
          <w:tcPr>
            <w:tcW w:w="18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E5B19" w:rsidRDefault="00BE5B19" w:rsidP="008C1DDF">
            <w:pPr>
              <w:rPr>
                <w:rFonts w:ascii="Arial" w:hAnsi="Arial" w:cs="Arial"/>
                <w:sz w:val="20"/>
                <w:szCs w:val="20"/>
              </w:rPr>
            </w:pPr>
            <w:r>
              <w:rPr>
                <w:rFonts w:ascii="Arial" w:hAnsi="Arial" w:cs="Arial"/>
                <w:sz w:val="20"/>
                <w:szCs w:val="20"/>
              </w:rPr>
              <w:t>0 (value resets)</w:t>
            </w:r>
          </w:p>
        </w:tc>
        <w:tc>
          <w:tcPr>
            <w:tcW w:w="900" w:type="dxa"/>
            <w:tcBorders>
              <w:top w:val="single" w:sz="8" w:space="0" w:color="auto"/>
              <w:left w:val="nil"/>
              <w:bottom w:val="single" w:sz="8" w:space="0" w:color="auto"/>
              <w:right w:val="single" w:sz="8" w:space="0" w:color="auto"/>
            </w:tcBorders>
          </w:tcPr>
          <w:p w:rsidR="00BE5B19" w:rsidRDefault="00BE5B19" w:rsidP="008C1DDF">
            <w:pPr>
              <w:ind w:left="90"/>
              <w:rPr>
                <w:rFonts w:ascii="Arial" w:hAnsi="Arial" w:cs="Arial"/>
                <w:sz w:val="20"/>
                <w:szCs w:val="20"/>
              </w:rPr>
            </w:pPr>
            <w:r>
              <w:rPr>
                <w:rFonts w:ascii="Arial" w:hAnsi="Arial" w:cs="Arial"/>
                <w:sz w:val="20"/>
                <w:szCs w:val="20"/>
              </w:rPr>
              <w:t>3</w:t>
            </w:r>
          </w:p>
        </w:tc>
        <w:tc>
          <w:tcPr>
            <w:tcW w:w="13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E5B19" w:rsidRDefault="00BE5B19" w:rsidP="008C1DDF">
            <w:pPr>
              <w:rPr>
                <w:rFonts w:ascii="Arial" w:hAnsi="Arial" w:cs="Arial"/>
                <w:sz w:val="20"/>
                <w:szCs w:val="20"/>
              </w:rPr>
            </w:pPr>
            <w:r>
              <w:rPr>
                <w:rFonts w:ascii="Arial" w:hAnsi="Arial" w:cs="Arial"/>
                <w:sz w:val="20"/>
                <w:szCs w:val="20"/>
              </w:rPr>
              <w:t>3</w:t>
            </w:r>
          </w:p>
        </w:tc>
        <w:tc>
          <w:tcPr>
            <w:tcW w:w="1890" w:type="dxa"/>
            <w:tcBorders>
              <w:top w:val="nil"/>
              <w:left w:val="nil"/>
              <w:bottom w:val="single" w:sz="8" w:space="0" w:color="auto"/>
              <w:right w:val="single" w:sz="8" w:space="0" w:color="auto"/>
            </w:tcBorders>
            <w:hideMark/>
          </w:tcPr>
          <w:p w:rsidR="00BE5B19" w:rsidRDefault="00BE5B19" w:rsidP="008C1DDF">
            <w:pPr>
              <w:rPr>
                <w:rFonts w:ascii="Arial" w:hAnsi="Arial" w:cs="Arial"/>
                <w:sz w:val="20"/>
                <w:szCs w:val="20"/>
              </w:rPr>
            </w:pPr>
            <w:r>
              <w:rPr>
                <w:rFonts w:ascii="Arial" w:hAnsi="Arial" w:cs="Arial"/>
                <w:sz w:val="20"/>
                <w:szCs w:val="20"/>
              </w:rPr>
              <w:t xml:space="preserve"> 0:3</w:t>
            </w:r>
          </w:p>
        </w:tc>
      </w:tr>
    </w:tbl>
    <w:p w:rsidR="00BE5B19" w:rsidRDefault="00BE5B19" w:rsidP="00BE5B19">
      <w:pPr>
        <w:rPr>
          <w:sz w:val="24"/>
          <w:szCs w:val="24"/>
        </w:rPr>
      </w:pPr>
    </w:p>
    <w:p w:rsidR="0048218C" w:rsidRDefault="0048218C" w:rsidP="0048218C">
      <w:pPr>
        <w:rPr>
          <w:sz w:val="24"/>
          <w:szCs w:val="24"/>
        </w:rPr>
      </w:pPr>
      <w:r>
        <w:rPr>
          <w:sz w:val="24"/>
          <w:szCs w:val="24"/>
        </w:rPr>
        <w:t xml:space="preserve">The color code for the </w:t>
      </w:r>
      <w:r w:rsidR="006430F4">
        <w:rPr>
          <w:sz w:val="24"/>
          <w:szCs w:val="24"/>
        </w:rPr>
        <w:t>border</w:t>
      </w:r>
      <w:r>
        <w:rPr>
          <w:sz w:val="24"/>
          <w:szCs w:val="24"/>
        </w:rPr>
        <w:t xml:space="preserve"> of the device</w:t>
      </w:r>
      <w:r w:rsidR="006430F4">
        <w:rPr>
          <w:sz w:val="24"/>
          <w:szCs w:val="24"/>
        </w:rPr>
        <w:t xml:space="preserve"> icons</w:t>
      </w:r>
      <w:r>
        <w:rPr>
          <w:sz w:val="24"/>
          <w:szCs w:val="24"/>
        </w:rPr>
        <w:t xml:space="preserve"> </w:t>
      </w:r>
      <w:r w:rsidR="006430F4">
        <w:rPr>
          <w:sz w:val="24"/>
          <w:szCs w:val="24"/>
        </w:rPr>
        <w:t>are</w:t>
      </w:r>
      <w:r>
        <w:rPr>
          <w:sz w:val="24"/>
          <w:szCs w:val="24"/>
        </w:rPr>
        <w:t xml:space="preserve"> as follows:</w:t>
      </w:r>
    </w:p>
    <w:p w:rsidR="0048218C" w:rsidRDefault="0048218C" w:rsidP="0048218C">
      <w:pPr>
        <w:rPr>
          <w:sz w:val="24"/>
          <w:szCs w:val="24"/>
        </w:rPr>
      </w:pPr>
      <w:r>
        <w:rPr>
          <w:sz w:val="24"/>
          <w:szCs w:val="24"/>
        </w:rPr>
        <w:tab/>
        <w:t>Green – Preflight Complete and the Device Status is UP</w:t>
      </w:r>
    </w:p>
    <w:p w:rsidR="0048218C" w:rsidRDefault="0048218C" w:rsidP="0048218C">
      <w:pPr>
        <w:rPr>
          <w:sz w:val="24"/>
          <w:szCs w:val="24"/>
        </w:rPr>
      </w:pPr>
      <w:r>
        <w:rPr>
          <w:sz w:val="24"/>
          <w:szCs w:val="24"/>
        </w:rPr>
        <w:tab/>
        <w:t>Yellow – Device is available for Preflight and Status is UP</w:t>
      </w:r>
    </w:p>
    <w:p w:rsidR="0048218C" w:rsidRDefault="0048218C" w:rsidP="0048218C">
      <w:pPr>
        <w:rPr>
          <w:sz w:val="24"/>
          <w:szCs w:val="24"/>
        </w:rPr>
      </w:pPr>
      <w:r>
        <w:rPr>
          <w:sz w:val="24"/>
          <w:szCs w:val="24"/>
        </w:rPr>
        <w:tab/>
        <w:t>Red – Device Status is DOWN</w:t>
      </w:r>
    </w:p>
    <w:p w:rsidR="006430F4" w:rsidRDefault="006430F4" w:rsidP="0048218C">
      <w:pPr>
        <w:rPr>
          <w:sz w:val="24"/>
          <w:szCs w:val="24"/>
        </w:rPr>
      </w:pPr>
      <w:r>
        <w:rPr>
          <w:sz w:val="24"/>
          <w:szCs w:val="24"/>
        </w:rPr>
        <w:tab/>
        <w:t>No Border – Device Status is not applicable</w:t>
      </w:r>
    </w:p>
    <w:p w:rsidR="0048218C" w:rsidRDefault="00D75BDC" w:rsidP="0048218C">
      <w:pPr>
        <w:rPr>
          <w:sz w:val="24"/>
          <w:szCs w:val="24"/>
        </w:rPr>
      </w:pPr>
      <w:r>
        <w:rPr>
          <w:sz w:val="24"/>
          <w:szCs w:val="24"/>
        </w:rPr>
        <w:t xml:space="preserve">The default Device tab is Flight Ops Devices. At the bottom of the page are tabs for In Flight Devices and </w:t>
      </w:r>
      <w:r w:rsidR="004110A5">
        <w:rPr>
          <w:sz w:val="24"/>
          <w:szCs w:val="24"/>
        </w:rPr>
        <w:t>HDQ</w:t>
      </w:r>
      <w:r>
        <w:rPr>
          <w:sz w:val="24"/>
          <w:szCs w:val="24"/>
        </w:rPr>
        <w:t xml:space="preserve"> Devices. Selecting the In Flight Devices tab will show icons for all Door,  Vest and Mask Trainers, sorted by device type. Selecting the </w:t>
      </w:r>
      <w:r w:rsidR="004110A5">
        <w:rPr>
          <w:sz w:val="24"/>
          <w:szCs w:val="24"/>
        </w:rPr>
        <w:t>HDQ Devices</w:t>
      </w:r>
      <w:r>
        <w:rPr>
          <w:sz w:val="24"/>
          <w:szCs w:val="24"/>
        </w:rPr>
        <w:t xml:space="preserve"> tab will show icons for all devices, Flight Ops and In Flight</w:t>
      </w:r>
      <w:r w:rsidR="004110A5">
        <w:rPr>
          <w:sz w:val="24"/>
          <w:szCs w:val="24"/>
        </w:rPr>
        <w:t>, located on the Headquarters Campus</w:t>
      </w:r>
      <w:r>
        <w:rPr>
          <w:sz w:val="24"/>
          <w:szCs w:val="24"/>
        </w:rPr>
        <w:t>.</w:t>
      </w:r>
    </w:p>
    <w:p w:rsidR="00D75BDC" w:rsidRDefault="00D75BDC" w:rsidP="0048218C">
      <w:pPr>
        <w:rPr>
          <w:sz w:val="24"/>
          <w:szCs w:val="24"/>
        </w:rPr>
      </w:pPr>
      <w:r>
        <w:rPr>
          <w:sz w:val="24"/>
          <w:szCs w:val="24"/>
        </w:rPr>
        <w:t>Selecting a device from the home screen will take you to the summary page for the selected device.</w:t>
      </w:r>
      <w:r w:rsidR="00D86FC5">
        <w:rPr>
          <w:sz w:val="24"/>
          <w:szCs w:val="24"/>
        </w:rPr>
        <w:t xml:space="preserve"> To return to the Home screen, select the Home icon</w:t>
      </w:r>
      <w:r w:rsidR="00976A60">
        <w:rPr>
          <w:noProof/>
          <w:sz w:val="24"/>
          <w:szCs w:val="24"/>
        </w:rPr>
        <w:drawing>
          <wp:inline distT="0" distB="0" distL="0" distR="0">
            <wp:extent cx="155879" cy="149384"/>
            <wp:effectExtent l="19050" t="0" r="0" b="0"/>
            <wp:docPr id="31" name="Picture 30" descr="Home 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Icon.JPG"/>
                    <pic:cNvPicPr/>
                  </pic:nvPicPr>
                  <pic:blipFill>
                    <a:blip r:embed="rId9" cstate="print"/>
                    <a:stretch>
                      <a:fillRect/>
                    </a:stretch>
                  </pic:blipFill>
                  <pic:spPr>
                    <a:xfrm>
                      <a:off x="0" y="0"/>
                      <a:ext cx="156673" cy="150145"/>
                    </a:xfrm>
                    <a:prstGeom prst="rect">
                      <a:avLst/>
                    </a:prstGeom>
                  </pic:spPr>
                </pic:pic>
              </a:graphicData>
            </a:graphic>
          </wp:inline>
        </w:drawing>
      </w:r>
      <w:r w:rsidR="00D86FC5">
        <w:rPr>
          <w:sz w:val="24"/>
          <w:szCs w:val="24"/>
        </w:rPr>
        <w:t>, at the top of the page.</w:t>
      </w:r>
    </w:p>
    <w:p w:rsidR="00D75BDC" w:rsidRDefault="006430F4" w:rsidP="0048218C">
      <w:pPr>
        <w:rPr>
          <w:sz w:val="24"/>
          <w:szCs w:val="24"/>
        </w:rPr>
      </w:pPr>
      <w:r>
        <w:rPr>
          <w:noProof/>
          <w:sz w:val="24"/>
          <w:szCs w:val="24"/>
        </w:rPr>
        <w:lastRenderedPageBreak/>
        <w:drawing>
          <wp:inline distT="0" distB="0" distL="0" distR="0">
            <wp:extent cx="5943600" cy="3400425"/>
            <wp:effectExtent l="19050" t="0" r="0" b="0"/>
            <wp:docPr id="4" name="Picture 3" descr="current statu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status 3.JPG"/>
                    <pic:cNvPicPr/>
                  </pic:nvPicPr>
                  <pic:blipFill>
                    <a:blip r:embed="rId10" cstate="print"/>
                    <a:stretch>
                      <a:fillRect/>
                    </a:stretch>
                  </pic:blipFill>
                  <pic:spPr>
                    <a:xfrm>
                      <a:off x="0" y="0"/>
                      <a:ext cx="5943600" cy="3400425"/>
                    </a:xfrm>
                    <a:prstGeom prst="rect">
                      <a:avLst/>
                    </a:prstGeom>
                  </pic:spPr>
                </pic:pic>
              </a:graphicData>
            </a:graphic>
          </wp:inline>
        </w:drawing>
      </w:r>
    </w:p>
    <w:p w:rsidR="00D75BDC" w:rsidRDefault="00D75BDC" w:rsidP="0048218C">
      <w:pPr>
        <w:rPr>
          <w:sz w:val="24"/>
          <w:szCs w:val="24"/>
        </w:rPr>
      </w:pPr>
      <w:r>
        <w:rPr>
          <w:sz w:val="24"/>
          <w:szCs w:val="24"/>
        </w:rPr>
        <w:t>The top pane displays all open discrepancies</w:t>
      </w:r>
      <w:r w:rsidR="00E669B6">
        <w:rPr>
          <w:sz w:val="24"/>
          <w:szCs w:val="24"/>
        </w:rPr>
        <w:t>.</w:t>
      </w:r>
      <w:r>
        <w:rPr>
          <w:sz w:val="24"/>
          <w:szCs w:val="24"/>
        </w:rPr>
        <w:t xml:space="preserve"> </w:t>
      </w:r>
      <w:r w:rsidR="00E669B6">
        <w:rPr>
          <w:sz w:val="24"/>
          <w:szCs w:val="24"/>
        </w:rPr>
        <w:t xml:space="preserve">The presentation can be </w:t>
      </w:r>
      <w:r>
        <w:rPr>
          <w:sz w:val="24"/>
          <w:szCs w:val="24"/>
        </w:rPr>
        <w:t>sort</w:t>
      </w:r>
      <w:r w:rsidR="00E669B6">
        <w:rPr>
          <w:sz w:val="24"/>
          <w:szCs w:val="24"/>
        </w:rPr>
        <w:t>ed</w:t>
      </w:r>
      <w:r>
        <w:rPr>
          <w:sz w:val="24"/>
          <w:szCs w:val="24"/>
        </w:rPr>
        <w:t xml:space="preserve"> by selecting the field description at the top of the column</w:t>
      </w:r>
      <w:r w:rsidR="00E669B6">
        <w:rPr>
          <w:sz w:val="24"/>
          <w:szCs w:val="24"/>
        </w:rPr>
        <w:t>, with the exception of the discrepancy description</w:t>
      </w:r>
      <w:r>
        <w:rPr>
          <w:sz w:val="24"/>
          <w:szCs w:val="24"/>
        </w:rPr>
        <w:t>. The bottom pane is for changing sim status, preflight, crew training time log and adding/viewing discrepancies.</w:t>
      </w:r>
      <w:r w:rsidR="001C1B55">
        <w:rPr>
          <w:sz w:val="24"/>
          <w:szCs w:val="24"/>
        </w:rPr>
        <w:t xml:space="preserve"> </w:t>
      </w:r>
    </w:p>
    <w:p w:rsidR="00D75BDC" w:rsidRDefault="00D75BDC">
      <w:pPr>
        <w:rPr>
          <w:sz w:val="24"/>
          <w:szCs w:val="24"/>
        </w:rPr>
      </w:pPr>
      <w:r>
        <w:rPr>
          <w:sz w:val="24"/>
          <w:szCs w:val="24"/>
        </w:rPr>
        <w:br w:type="page"/>
      </w:r>
    </w:p>
    <w:p w:rsidR="001C0058" w:rsidRPr="001C0058" w:rsidRDefault="001C0058" w:rsidP="0048218C">
      <w:pPr>
        <w:rPr>
          <w:b/>
          <w:sz w:val="28"/>
          <w:szCs w:val="28"/>
        </w:rPr>
      </w:pPr>
      <w:r>
        <w:rPr>
          <w:b/>
          <w:sz w:val="28"/>
          <w:szCs w:val="28"/>
        </w:rPr>
        <w:t>Discrepancies:</w:t>
      </w:r>
    </w:p>
    <w:p w:rsidR="00D75BDC" w:rsidRDefault="001C1B55" w:rsidP="0048218C">
      <w:pPr>
        <w:rPr>
          <w:sz w:val="24"/>
          <w:szCs w:val="24"/>
        </w:rPr>
      </w:pPr>
      <w:r>
        <w:rPr>
          <w:sz w:val="24"/>
          <w:szCs w:val="24"/>
        </w:rPr>
        <w:t>Selecting an existing discrepancy from the top pane will open the discrepancy tab and show the details of the selected discrepancy.</w:t>
      </w:r>
    </w:p>
    <w:p w:rsidR="001C1B55" w:rsidRDefault="006430F4" w:rsidP="0048218C">
      <w:pPr>
        <w:rPr>
          <w:sz w:val="24"/>
          <w:szCs w:val="24"/>
        </w:rPr>
      </w:pPr>
      <w:r>
        <w:rPr>
          <w:noProof/>
          <w:sz w:val="24"/>
          <w:szCs w:val="24"/>
        </w:rPr>
        <w:drawing>
          <wp:inline distT="0" distB="0" distL="0" distR="0">
            <wp:extent cx="5930973" cy="3400425"/>
            <wp:effectExtent l="19050" t="0" r="0" b="0"/>
            <wp:docPr id="9" name="Picture 8" descr="discrepa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repancy.JPG"/>
                    <pic:cNvPicPr/>
                  </pic:nvPicPr>
                  <pic:blipFill>
                    <a:blip r:embed="rId11" cstate="print"/>
                    <a:stretch>
                      <a:fillRect/>
                    </a:stretch>
                  </pic:blipFill>
                  <pic:spPr>
                    <a:xfrm>
                      <a:off x="0" y="0"/>
                      <a:ext cx="5930973" cy="3400425"/>
                    </a:xfrm>
                    <a:prstGeom prst="rect">
                      <a:avLst/>
                    </a:prstGeom>
                  </pic:spPr>
                </pic:pic>
              </a:graphicData>
            </a:graphic>
          </wp:inline>
        </w:drawing>
      </w:r>
    </w:p>
    <w:p w:rsidR="00F65AAD" w:rsidRDefault="00057109" w:rsidP="0048218C">
      <w:pPr>
        <w:rPr>
          <w:sz w:val="24"/>
          <w:szCs w:val="24"/>
        </w:rPr>
      </w:pPr>
      <w:r>
        <w:rPr>
          <w:sz w:val="24"/>
          <w:szCs w:val="24"/>
        </w:rPr>
        <w:t>At this point the Action Taken field at the bottom is open for edit and this where any work notes would be added</w:t>
      </w:r>
      <w:r w:rsidR="006430F4">
        <w:rPr>
          <w:sz w:val="24"/>
          <w:szCs w:val="24"/>
        </w:rPr>
        <w:t>.</w:t>
      </w:r>
      <w:r>
        <w:rPr>
          <w:sz w:val="24"/>
          <w:szCs w:val="24"/>
        </w:rPr>
        <w:t xml:space="preserve"> </w:t>
      </w:r>
    </w:p>
    <w:p w:rsidR="00F65AAD" w:rsidRDefault="00F65AAD" w:rsidP="0048218C">
      <w:pPr>
        <w:rPr>
          <w:sz w:val="24"/>
          <w:szCs w:val="24"/>
        </w:rPr>
      </w:pPr>
      <w:r>
        <w:rPr>
          <w:sz w:val="24"/>
          <w:szCs w:val="24"/>
        </w:rPr>
        <w:t xml:space="preserve">Selecting the Print button will generate a single page report that can be printed or saved. </w:t>
      </w:r>
    </w:p>
    <w:p w:rsidR="00F65AAD" w:rsidRDefault="006430F4" w:rsidP="0048218C">
      <w:pPr>
        <w:rPr>
          <w:sz w:val="24"/>
          <w:szCs w:val="24"/>
        </w:rPr>
      </w:pPr>
      <w:r>
        <w:rPr>
          <w:sz w:val="24"/>
          <w:szCs w:val="24"/>
        </w:rPr>
        <w:t>T</w:t>
      </w:r>
      <w:r w:rsidR="00057109">
        <w:rPr>
          <w:sz w:val="24"/>
          <w:szCs w:val="24"/>
        </w:rPr>
        <w:t xml:space="preserve">he close discrepancy, save or cancel </w:t>
      </w:r>
      <w:r w:rsidR="0049036D">
        <w:rPr>
          <w:sz w:val="24"/>
          <w:szCs w:val="24"/>
        </w:rPr>
        <w:t xml:space="preserve">buttons </w:t>
      </w:r>
      <w:r w:rsidR="00057109">
        <w:rPr>
          <w:sz w:val="24"/>
          <w:szCs w:val="24"/>
        </w:rPr>
        <w:t xml:space="preserve">can </w:t>
      </w:r>
      <w:r>
        <w:rPr>
          <w:sz w:val="24"/>
          <w:szCs w:val="24"/>
        </w:rPr>
        <w:t xml:space="preserve">also </w:t>
      </w:r>
      <w:r w:rsidR="00057109">
        <w:rPr>
          <w:sz w:val="24"/>
          <w:szCs w:val="24"/>
        </w:rPr>
        <w:t xml:space="preserve">be selected. </w:t>
      </w:r>
    </w:p>
    <w:p w:rsidR="00BC5CC6" w:rsidRDefault="00057109" w:rsidP="0048218C">
      <w:pPr>
        <w:rPr>
          <w:sz w:val="24"/>
          <w:szCs w:val="24"/>
        </w:rPr>
      </w:pPr>
      <w:r>
        <w:rPr>
          <w:sz w:val="24"/>
          <w:szCs w:val="24"/>
        </w:rPr>
        <w:t xml:space="preserve">Any data </w:t>
      </w:r>
      <w:r w:rsidR="004D3C66">
        <w:rPr>
          <w:sz w:val="24"/>
          <w:szCs w:val="24"/>
        </w:rPr>
        <w:t>saved</w:t>
      </w:r>
      <w:r>
        <w:rPr>
          <w:sz w:val="24"/>
          <w:szCs w:val="24"/>
        </w:rPr>
        <w:t xml:space="preserve"> will be shown as the last entry in the Historical field</w:t>
      </w:r>
      <w:r w:rsidR="006430F4">
        <w:rPr>
          <w:sz w:val="24"/>
          <w:szCs w:val="24"/>
        </w:rPr>
        <w:t xml:space="preserve"> and the Last Updated </w:t>
      </w:r>
      <w:r w:rsidR="0049036D">
        <w:rPr>
          <w:sz w:val="24"/>
          <w:szCs w:val="24"/>
        </w:rPr>
        <w:t xml:space="preserve">Date </w:t>
      </w:r>
      <w:r w:rsidR="006430F4">
        <w:rPr>
          <w:sz w:val="24"/>
          <w:szCs w:val="24"/>
        </w:rPr>
        <w:t>fields will be updated to reflect the change</w:t>
      </w:r>
      <w:r>
        <w:rPr>
          <w:sz w:val="24"/>
          <w:szCs w:val="24"/>
        </w:rPr>
        <w:t>.</w:t>
      </w:r>
    </w:p>
    <w:p w:rsidR="00BC5CC6" w:rsidRDefault="00BC5CC6">
      <w:pPr>
        <w:rPr>
          <w:sz w:val="24"/>
          <w:szCs w:val="24"/>
        </w:rPr>
      </w:pPr>
      <w:r>
        <w:rPr>
          <w:sz w:val="24"/>
          <w:szCs w:val="24"/>
        </w:rPr>
        <w:br w:type="page"/>
      </w:r>
    </w:p>
    <w:p w:rsidR="00FC5386" w:rsidRDefault="00FC5386" w:rsidP="0048218C">
      <w:pPr>
        <w:rPr>
          <w:sz w:val="24"/>
          <w:szCs w:val="24"/>
        </w:rPr>
      </w:pPr>
      <w:r>
        <w:rPr>
          <w:sz w:val="24"/>
          <w:szCs w:val="24"/>
        </w:rPr>
        <w:t>Uploading an Attachment to a discrepancy:</w:t>
      </w:r>
    </w:p>
    <w:p w:rsidR="00057109" w:rsidRDefault="00057109" w:rsidP="0048218C">
      <w:pPr>
        <w:rPr>
          <w:sz w:val="24"/>
          <w:szCs w:val="24"/>
        </w:rPr>
      </w:pPr>
      <w:r>
        <w:rPr>
          <w:sz w:val="24"/>
          <w:szCs w:val="24"/>
        </w:rPr>
        <w:t xml:space="preserve">Selecting the </w:t>
      </w:r>
      <w:r w:rsidR="00596D66">
        <w:rPr>
          <w:sz w:val="24"/>
          <w:szCs w:val="24"/>
        </w:rPr>
        <w:t>File Upload tab allows for attaching a secondary document</w:t>
      </w:r>
      <w:r w:rsidR="00194DE2">
        <w:rPr>
          <w:sz w:val="24"/>
          <w:szCs w:val="24"/>
        </w:rPr>
        <w:t xml:space="preserve"> (</w:t>
      </w:r>
      <w:r w:rsidR="0049036D">
        <w:rPr>
          <w:sz w:val="24"/>
          <w:szCs w:val="24"/>
        </w:rPr>
        <w:t>1</w:t>
      </w:r>
      <w:r w:rsidR="00194DE2">
        <w:rPr>
          <w:sz w:val="24"/>
          <w:szCs w:val="24"/>
        </w:rPr>
        <w:t>mb limit)</w:t>
      </w:r>
      <w:r w:rsidR="00596D66">
        <w:rPr>
          <w:sz w:val="24"/>
          <w:szCs w:val="24"/>
        </w:rPr>
        <w:t xml:space="preserve">. It will open an explorer window starting at the desktop level and allow navigation to any drive associated with the target computer. After selecting the file to upload, the attached file icon appears adjacent to the file upload button. To view the file(s) attached to a discrepancy, select the paperclip icon </w:t>
      </w:r>
      <w:r w:rsidR="00F65AAD">
        <w:rPr>
          <w:sz w:val="24"/>
          <w:szCs w:val="24"/>
        </w:rPr>
        <w:t xml:space="preserve">from the </w:t>
      </w:r>
      <w:r w:rsidR="00C62435">
        <w:rPr>
          <w:sz w:val="24"/>
          <w:szCs w:val="24"/>
        </w:rPr>
        <w:t xml:space="preserve">discrepancy detail pane </w:t>
      </w:r>
      <w:r w:rsidR="00596D66">
        <w:rPr>
          <w:sz w:val="24"/>
          <w:szCs w:val="24"/>
        </w:rPr>
        <w:t xml:space="preserve">and </w:t>
      </w:r>
      <w:r w:rsidR="00BC5CC6">
        <w:rPr>
          <w:sz w:val="24"/>
          <w:szCs w:val="24"/>
        </w:rPr>
        <w:t>the attachment will open in a separate browser window.</w:t>
      </w:r>
      <w:r w:rsidR="00F65AAD">
        <w:rPr>
          <w:sz w:val="24"/>
          <w:szCs w:val="24"/>
        </w:rPr>
        <w:t xml:space="preserve"> </w:t>
      </w:r>
      <w:r w:rsidR="0049036D">
        <w:rPr>
          <w:sz w:val="24"/>
          <w:szCs w:val="24"/>
        </w:rPr>
        <w:t>If there are multiple files attached to the discrepancy, a dialogue box will appear to allow you to select which file to view.</w:t>
      </w:r>
    </w:p>
    <w:p w:rsidR="00BC5CC6" w:rsidRDefault="00BC5CC6" w:rsidP="0048218C">
      <w:pPr>
        <w:rPr>
          <w:sz w:val="24"/>
          <w:szCs w:val="24"/>
        </w:rPr>
      </w:pPr>
      <w:r>
        <w:rPr>
          <w:noProof/>
          <w:sz w:val="24"/>
          <w:szCs w:val="24"/>
        </w:rPr>
        <w:drawing>
          <wp:inline distT="0" distB="0" distL="0" distR="0">
            <wp:extent cx="5665897" cy="3244650"/>
            <wp:effectExtent l="19050" t="0" r="0" b="0"/>
            <wp:docPr id="7" name="Picture 6" descr="file 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upload.JPG"/>
                    <pic:cNvPicPr/>
                  </pic:nvPicPr>
                  <pic:blipFill>
                    <a:blip r:embed="rId12" cstate="print"/>
                    <a:stretch>
                      <a:fillRect/>
                    </a:stretch>
                  </pic:blipFill>
                  <pic:spPr>
                    <a:xfrm>
                      <a:off x="0" y="0"/>
                      <a:ext cx="5665897" cy="3244650"/>
                    </a:xfrm>
                    <a:prstGeom prst="rect">
                      <a:avLst/>
                    </a:prstGeom>
                  </pic:spPr>
                </pic:pic>
              </a:graphicData>
            </a:graphic>
          </wp:inline>
        </w:drawing>
      </w:r>
    </w:p>
    <w:p w:rsidR="00F65AAD" w:rsidRDefault="00F65AAD">
      <w:pPr>
        <w:rPr>
          <w:sz w:val="24"/>
          <w:szCs w:val="24"/>
        </w:rPr>
      </w:pPr>
      <w:r>
        <w:rPr>
          <w:sz w:val="24"/>
          <w:szCs w:val="24"/>
        </w:rPr>
        <w:br w:type="page"/>
      </w:r>
    </w:p>
    <w:p w:rsidR="00BE5B19" w:rsidRDefault="00BE5B19" w:rsidP="0048218C">
      <w:pPr>
        <w:rPr>
          <w:sz w:val="24"/>
          <w:szCs w:val="24"/>
        </w:rPr>
      </w:pPr>
      <w:r>
        <w:rPr>
          <w:sz w:val="24"/>
          <w:szCs w:val="24"/>
        </w:rPr>
        <w:t>Adding a New Discrepancy:</w:t>
      </w:r>
    </w:p>
    <w:p w:rsidR="00BC5CC6" w:rsidRDefault="00BC5CC6" w:rsidP="0048218C">
      <w:pPr>
        <w:rPr>
          <w:sz w:val="24"/>
          <w:szCs w:val="24"/>
        </w:rPr>
      </w:pPr>
      <w:r>
        <w:rPr>
          <w:sz w:val="24"/>
          <w:szCs w:val="24"/>
        </w:rPr>
        <w:t>To add a new discrepancy, select the “New” tab and the empl</w:t>
      </w:r>
      <w:r w:rsidR="00F65AAD">
        <w:rPr>
          <w:sz w:val="24"/>
          <w:szCs w:val="24"/>
        </w:rPr>
        <w:t>oyee ID and name will auto fill</w:t>
      </w:r>
      <w:r>
        <w:rPr>
          <w:sz w:val="24"/>
          <w:szCs w:val="24"/>
        </w:rPr>
        <w:t xml:space="preserve"> based on your login information. </w:t>
      </w:r>
    </w:p>
    <w:p w:rsidR="00A508B3" w:rsidRDefault="00BC5CC6" w:rsidP="0048218C">
      <w:pPr>
        <w:rPr>
          <w:sz w:val="24"/>
          <w:szCs w:val="24"/>
        </w:rPr>
      </w:pPr>
      <w:r>
        <w:rPr>
          <w:sz w:val="24"/>
          <w:szCs w:val="24"/>
        </w:rPr>
        <w:t xml:space="preserve">The Discrepancy Originator field is new. The vast majority of the originators will be classified as routine. </w:t>
      </w:r>
      <w:r w:rsidR="00A508B3">
        <w:rPr>
          <w:sz w:val="24"/>
          <w:szCs w:val="24"/>
        </w:rPr>
        <w:t xml:space="preserve">The FAA originators will be classified as FAA-NSP, FAA-CMO or FAA-Other. </w:t>
      </w:r>
      <w:r>
        <w:rPr>
          <w:sz w:val="24"/>
          <w:szCs w:val="24"/>
        </w:rPr>
        <w:t xml:space="preserve"> </w:t>
      </w:r>
      <w:r w:rsidR="00A508B3">
        <w:rPr>
          <w:noProof/>
          <w:sz w:val="24"/>
          <w:szCs w:val="24"/>
        </w:rPr>
        <w:drawing>
          <wp:inline distT="0" distB="0" distL="0" distR="0">
            <wp:extent cx="2032387" cy="864847"/>
            <wp:effectExtent l="19050" t="0" r="5963" b="0"/>
            <wp:docPr id="8" name="Picture 7" descr="discrepancy origin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repancy originator.JPG"/>
                    <pic:cNvPicPr/>
                  </pic:nvPicPr>
                  <pic:blipFill>
                    <a:blip r:embed="rId13" cstate="print"/>
                    <a:stretch>
                      <a:fillRect/>
                    </a:stretch>
                  </pic:blipFill>
                  <pic:spPr>
                    <a:xfrm>
                      <a:off x="0" y="0"/>
                      <a:ext cx="2032387" cy="864847"/>
                    </a:xfrm>
                    <a:prstGeom prst="rect">
                      <a:avLst/>
                    </a:prstGeom>
                  </pic:spPr>
                </pic:pic>
              </a:graphicData>
            </a:graphic>
          </wp:inline>
        </w:drawing>
      </w:r>
    </w:p>
    <w:p w:rsidR="00A508B3" w:rsidRDefault="00A508B3" w:rsidP="0048218C">
      <w:pPr>
        <w:rPr>
          <w:sz w:val="24"/>
          <w:szCs w:val="24"/>
        </w:rPr>
      </w:pPr>
      <w:r>
        <w:rPr>
          <w:sz w:val="24"/>
          <w:szCs w:val="24"/>
        </w:rPr>
        <w:t xml:space="preserve">If any of the FAA originator selections are made, the FAA Originated Employee ID will fill with your ID number and the FAA Specified Number of Days to Complete field will turn white, requiring data. </w:t>
      </w:r>
    </w:p>
    <w:p w:rsidR="00A508B3" w:rsidRDefault="00A508B3" w:rsidP="0048218C">
      <w:pPr>
        <w:rPr>
          <w:sz w:val="24"/>
          <w:szCs w:val="24"/>
        </w:rPr>
      </w:pPr>
      <w:r>
        <w:rPr>
          <w:sz w:val="24"/>
          <w:szCs w:val="24"/>
        </w:rPr>
        <w:t xml:space="preserve">Another </w:t>
      </w:r>
      <w:r w:rsidR="003E2002">
        <w:rPr>
          <w:sz w:val="24"/>
          <w:szCs w:val="24"/>
        </w:rPr>
        <w:t>new field is the Discrepancy Type.</w:t>
      </w:r>
      <w:r w:rsidR="002E519A">
        <w:rPr>
          <w:sz w:val="24"/>
          <w:szCs w:val="24"/>
        </w:rPr>
        <w:t xml:space="preserve"> </w:t>
      </w:r>
      <w:r w:rsidR="000E4239">
        <w:rPr>
          <w:sz w:val="24"/>
          <w:szCs w:val="24"/>
        </w:rPr>
        <w:t>The</w:t>
      </w:r>
      <w:r w:rsidR="002E519A">
        <w:rPr>
          <w:sz w:val="24"/>
          <w:szCs w:val="24"/>
        </w:rPr>
        <w:t xml:space="preserve"> majority </w:t>
      </w:r>
      <w:r w:rsidR="000E4239">
        <w:rPr>
          <w:sz w:val="24"/>
          <w:szCs w:val="24"/>
        </w:rPr>
        <w:t xml:space="preserve">of discrepancies </w:t>
      </w:r>
      <w:r w:rsidR="002E519A">
        <w:rPr>
          <w:sz w:val="24"/>
          <w:szCs w:val="24"/>
        </w:rPr>
        <w:t xml:space="preserve">will be classified as Functional, but we have the ability to create </w:t>
      </w:r>
      <w:r w:rsidR="000E4239">
        <w:rPr>
          <w:sz w:val="24"/>
          <w:szCs w:val="24"/>
        </w:rPr>
        <w:t xml:space="preserve">discrepancies that will only be viewable by maintenance personnel. </w:t>
      </w:r>
    </w:p>
    <w:p w:rsidR="002E519A" w:rsidRDefault="002E519A" w:rsidP="0048218C">
      <w:pPr>
        <w:rPr>
          <w:sz w:val="24"/>
          <w:szCs w:val="24"/>
        </w:rPr>
      </w:pPr>
      <w:r>
        <w:rPr>
          <w:noProof/>
          <w:sz w:val="24"/>
          <w:szCs w:val="24"/>
        </w:rPr>
        <w:drawing>
          <wp:inline distT="0" distB="0" distL="0" distR="0">
            <wp:extent cx="2389892" cy="701549"/>
            <wp:effectExtent l="19050" t="0" r="0" b="0"/>
            <wp:docPr id="5" name="Picture 4" descr="discrepancy 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repancy type.JPG"/>
                    <pic:cNvPicPr/>
                  </pic:nvPicPr>
                  <pic:blipFill>
                    <a:blip r:embed="rId14" cstate="print"/>
                    <a:stretch>
                      <a:fillRect/>
                    </a:stretch>
                  </pic:blipFill>
                  <pic:spPr>
                    <a:xfrm>
                      <a:off x="0" y="0"/>
                      <a:ext cx="2390121" cy="701616"/>
                    </a:xfrm>
                    <a:prstGeom prst="rect">
                      <a:avLst/>
                    </a:prstGeom>
                  </pic:spPr>
                </pic:pic>
              </a:graphicData>
            </a:graphic>
          </wp:inline>
        </w:drawing>
      </w:r>
    </w:p>
    <w:p w:rsidR="000E4239" w:rsidRDefault="000E4239" w:rsidP="0048218C">
      <w:pPr>
        <w:rPr>
          <w:sz w:val="24"/>
          <w:szCs w:val="24"/>
        </w:rPr>
      </w:pPr>
      <w:r>
        <w:rPr>
          <w:sz w:val="24"/>
          <w:szCs w:val="24"/>
        </w:rPr>
        <w:t xml:space="preserve">Typical Maintenance Discrepancies would include failing QTG tests, follow-up PM items, etc. When an </w:t>
      </w:r>
      <w:r w:rsidR="000D57B4">
        <w:rPr>
          <w:sz w:val="24"/>
          <w:szCs w:val="24"/>
        </w:rPr>
        <w:t>instructor/Check Airman logs in</w:t>
      </w:r>
      <w:r>
        <w:rPr>
          <w:sz w:val="24"/>
          <w:szCs w:val="24"/>
        </w:rPr>
        <w:t xml:space="preserve">to </w:t>
      </w:r>
      <w:r w:rsidR="000D57B4">
        <w:rPr>
          <w:sz w:val="24"/>
          <w:szCs w:val="24"/>
        </w:rPr>
        <w:t>SimLog</w:t>
      </w:r>
      <w:r>
        <w:rPr>
          <w:sz w:val="24"/>
          <w:szCs w:val="24"/>
        </w:rPr>
        <w:t xml:space="preserve">, Maintenance Discrepancies will not appear on the Discrepancies </w:t>
      </w:r>
      <w:r w:rsidR="001C0058">
        <w:rPr>
          <w:sz w:val="24"/>
          <w:szCs w:val="24"/>
        </w:rPr>
        <w:t>summary</w:t>
      </w:r>
      <w:r>
        <w:rPr>
          <w:sz w:val="24"/>
          <w:szCs w:val="24"/>
        </w:rPr>
        <w:t>.</w:t>
      </w:r>
    </w:p>
    <w:p w:rsidR="000E4239" w:rsidRDefault="00CE7AA9" w:rsidP="0048218C">
      <w:pPr>
        <w:rPr>
          <w:sz w:val="24"/>
          <w:szCs w:val="24"/>
        </w:rPr>
      </w:pPr>
      <w:r>
        <w:rPr>
          <w:sz w:val="24"/>
          <w:szCs w:val="24"/>
        </w:rPr>
        <w:t>The Sim Period, Airport Code and Description will need to be selected prior to saving the discrepancy.</w:t>
      </w:r>
    </w:p>
    <w:p w:rsidR="004D3C66" w:rsidRDefault="00CE7AA9">
      <w:pPr>
        <w:rPr>
          <w:sz w:val="24"/>
          <w:szCs w:val="24"/>
        </w:rPr>
      </w:pPr>
      <w:r>
        <w:rPr>
          <w:sz w:val="24"/>
          <w:szCs w:val="24"/>
        </w:rPr>
        <w:t>If any mandatory fields are not filled, an error box will pop up, listing the re</w:t>
      </w:r>
      <w:r w:rsidR="00F65AAD">
        <w:rPr>
          <w:sz w:val="24"/>
          <w:szCs w:val="24"/>
        </w:rPr>
        <w:t>quired</w:t>
      </w:r>
      <w:r>
        <w:rPr>
          <w:sz w:val="24"/>
          <w:szCs w:val="24"/>
        </w:rPr>
        <w:t xml:space="preserve"> fields.</w:t>
      </w:r>
      <w:r>
        <w:rPr>
          <w:noProof/>
          <w:sz w:val="24"/>
          <w:szCs w:val="24"/>
        </w:rPr>
        <w:drawing>
          <wp:inline distT="0" distB="0" distL="0" distR="0">
            <wp:extent cx="3009900" cy="1743075"/>
            <wp:effectExtent l="19050" t="0" r="0" b="0"/>
            <wp:docPr id="10" name="Picture 9" descr="required fields for discrepancy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d fields for discrepancy error.JPG"/>
                    <pic:cNvPicPr/>
                  </pic:nvPicPr>
                  <pic:blipFill>
                    <a:blip r:embed="rId15" cstate="print"/>
                    <a:stretch>
                      <a:fillRect/>
                    </a:stretch>
                  </pic:blipFill>
                  <pic:spPr>
                    <a:xfrm>
                      <a:off x="0" y="0"/>
                      <a:ext cx="3009900" cy="1743075"/>
                    </a:xfrm>
                    <a:prstGeom prst="rect">
                      <a:avLst/>
                    </a:prstGeom>
                  </pic:spPr>
                </pic:pic>
              </a:graphicData>
            </a:graphic>
          </wp:inline>
        </w:drawing>
      </w:r>
      <w:r w:rsidR="004D3C66">
        <w:rPr>
          <w:sz w:val="24"/>
          <w:szCs w:val="24"/>
        </w:rPr>
        <w:br w:type="page"/>
      </w:r>
    </w:p>
    <w:p w:rsidR="00F40926" w:rsidRDefault="00F40926" w:rsidP="00BE5B19">
      <w:pPr>
        <w:rPr>
          <w:sz w:val="24"/>
          <w:szCs w:val="24"/>
        </w:rPr>
      </w:pPr>
      <w:r>
        <w:rPr>
          <w:sz w:val="24"/>
          <w:szCs w:val="24"/>
        </w:rPr>
        <w:t>Creating / Updating an</w:t>
      </w:r>
      <w:r w:rsidR="00BE5B19">
        <w:rPr>
          <w:sz w:val="24"/>
          <w:szCs w:val="24"/>
        </w:rPr>
        <w:t xml:space="preserve"> FAA-NSP Discrepancy</w:t>
      </w:r>
      <w:r w:rsidR="00674E83">
        <w:rPr>
          <w:sz w:val="24"/>
          <w:szCs w:val="24"/>
        </w:rPr>
        <w:t>:</w:t>
      </w:r>
    </w:p>
    <w:p w:rsidR="00F40926" w:rsidRDefault="00F40926" w:rsidP="00BE5B19">
      <w:pPr>
        <w:rPr>
          <w:sz w:val="24"/>
          <w:szCs w:val="24"/>
        </w:rPr>
      </w:pPr>
      <w:r>
        <w:rPr>
          <w:sz w:val="24"/>
          <w:szCs w:val="24"/>
        </w:rPr>
        <w:t xml:space="preserve">The following actions will generate an email to a designated </w:t>
      </w:r>
      <w:r w:rsidR="00C97C47">
        <w:rPr>
          <w:sz w:val="24"/>
          <w:szCs w:val="24"/>
        </w:rPr>
        <w:t xml:space="preserve">email </w:t>
      </w:r>
      <w:r>
        <w:rPr>
          <w:sz w:val="24"/>
          <w:szCs w:val="24"/>
        </w:rPr>
        <w:t>group</w:t>
      </w:r>
      <w:r w:rsidR="00C97C47">
        <w:rPr>
          <w:sz w:val="24"/>
          <w:szCs w:val="24"/>
        </w:rPr>
        <w:t xml:space="preserve"> (e.g. SIMTECH-DG, Manager of Quality Assurance and Regulation)</w:t>
      </w:r>
      <w:r>
        <w:rPr>
          <w:sz w:val="24"/>
          <w:szCs w:val="24"/>
        </w:rPr>
        <w:t xml:space="preserve">. </w:t>
      </w:r>
    </w:p>
    <w:p w:rsidR="00F45D79" w:rsidRPr="00F45D79" w:rsidRDefault="00F45D79" w:rsidP="00F45D79">
      <w:pPr>
        <w:rPr>
          <w:sz w:val="24"/>
          <w:szCs w:val="24"/>
        </w:rPr>
      </w:pPr>
      <w:r>
        <w:rPr>
          <w:sz w:val="24"/>
          <w:szCs w:val="24"/>
        </w:rPr>
        <w:t>1</w:t>
      </w:r>
      <w:r w:rsidRPr="00F45D79">
        <w:rPr>
          <w:sz w:val="24"/>
          <w:szCs w:val="24"/>
        </w:rPr>
        <w:t>) Open an FAA-NSP discrepancy</w:t>
      </w:r>
    </w:p>
    <w:p w:rsidR="00F45D79" w:rsidRPr="00F45D79" w:rsidRDefault="00F45D79" w:rsidP="00F45D79">
      <w:pPr>
        <w:rPr>
          <w:sz w:val="24"/>
          <w:szCs w:val="24"/>
        </w:rPr>
      </w:pPr>
      <w:r>
        <w:rPr>
          <w:sz w:val="24"/>
          <w:szCs w:val="24"/>
        </w:rPr>
        <w:t>2</w:t>
      </w:r>
      <w:r w:rsidRPr="00F45D79">
        <w:rPr>
          <w:sz w:val="24"/>
          <w:szCs w:val="24"/>
        </w:rPr>
        <w:t>) Extend an FAA-NSP discrepancy</w:t>
      </w:r>
    </w:p>
    <w:p w:rsidR="00F45D79" w:rsidRPr="00F45D79" w:rsidRDefault="00F45D79" w:rsidP="00F45D79">
      <w:pPr>
        <w:rPr>
          <w:sz w:val="24"/>
          <w:szCs w:val="24"/>
        </w:rPr>
      </w:pPr>
      <w:r>
        <w:rPr>
          <w:sz w:val="24"/>
          <w:szCs w:val="24"/>
        </w:rPr>
        <w:t>3</w:t>
      </w:r>
      <w:r w:rsidRPr="00F45D79">
        <w:rPr>
          <w:sz w:val="24"/>
          <w:szCs w:val="24"/>
        </w:rPr>
        <w:t>) Close and FAA-NSP discrepancy</w:t>
      </w:r>
    </w:p>
    <w:p w:rsidR="00F45D79" w:rsidRPr="00F45D79" w:rsidRDefault="00F45D79" w:rsidP="00F45D79">
      <w:pPr>
        <w:rPr>
          <w:sz w:val="24"/>
          <w:szCs w:val="24"/>
        </w:rPr>
      </w:pPr>
      <w:r>
        <w:rPr>
          <w:sz w:val="24"/>
          <w:szCs w:val="24"/>
        </w:rPr>
        <w:t>Note: the following actions can only be completed by the Manager of the Sim Tech group and other Managers with access to these functions.</w:t>
      </w:r>
    </w:p>
    <w:p w:rsidR="00F45D79" w:rsidRPr="00F45D79" w:rsidRDefault="00F45D79" w:rsidP="00F45D79">
      <w:pPr>
        <w:rPr>
          <w:sz w:val="24"/>
          <w:szCs w:val="24"/>
        </w:rPr>
      </w:pPr>
      <w:r>
        <w:rPr>
          <w:sz w:val="24"/>
          <w:szCs w:val="24"/>
        </w:rPr>
        <w:t>4</w:t>
      </w:r>
      <w:r w:rsidRPr="00F45D79">
        <w:rPr>
          <w:sz w:val="24"/>
          <w:szCs w:val="24"/>
        </w:rPr>
        <w:t>) Change a discrepancy from FAA-NSP to another originator</w:t>
      </w:r>
    </w:p>
    <w:p w:rsidR="00F45D79" w:rsidRPr="00F45D79" w:rsidRDefault="00F45D79" w:rsidP="00F45D79">
      <w:pPr>
        <w:rPr>
          <w:sz w:val="24"/>
          <w:szCs w:val="24"/>
        </w:rPr>
      </w:pPr>
      <w:r>
        <w:rPr>
          <w:sz w:val="24"/>
          <w:szCs w:val="24"/>
        </w:rPr>
        <w:t>5</w:t>
      </w:r>
      <w:r w:rsidRPr="00F45D79">
        <w:rPr>
          <w:sz w:val="24"/>
          <w:szCs w:val="24"/>
        </w:rPr>
        <w:t xml:space="preserve">) Change the Type for an FAA-NSP discrepancy </w:t>
      </w:r>
    </w:p>
    <w:p w:rsidR="002D3F58" w:rsidRDefault="00F45D79" w:rsidP="00F45D79">
      <w:pPr>
        <w:rPr>
          <w:sz w:val="24"/>
          <w:szCs w:val="24"/>
        </w:rPr>
      </w:pPr>
      <w:r>
        <w:rPr>
          <w:sz w:val="24"/>
          <w:szCs w:val="24"/>
        </w:rPr>
        <w:t>6) C</w:t>
      </w:r>
      <w:r w:rsidRPr="00F45D79">
        <w:rPr>
          <w:sz w:val="24"/>
          <w:szCs w:val="24"/>
        </w:rPr>
        <w:t>hange a discrepancy to an FAA-NSP originator.</w:t>
      </w:r>
    </w:p>
    <w:p w:rsidR="00F45D79" w:rsidRDefault="00F45D79" w:rsidP="00F45D79">
      <w:pPr>
        <w:rPr>
          <w:sz w:val="24"/>
          <w:szCs w:val="24"/>
        </w:rPr>
      </w:pPr>
      <w:r>
        <w:rPr>
          <w:sz w:val="24"/>
          <w:szCs w:val="24"/>
        </w:rPr>
        <w:t>The following is a sample of the email that will be generated:</w:t>
      </w:r>
    </w:p>
    <w:p w:rsidR="000704AA" w:rsidRDefault="000704AA" w:rsidP="000704AA">
      <w:pPr>
        <w:pStyle w:val="PlainText"/>
      </w:pPr>
      <w:r>
        <w:t>-----Original Message-----</w:t>
      </w:r>
      <w:r>
        <w:br/>
        <w:t xml:space="preserve">From: </w:t>
      </w:r>
      <w:proofErr w:type="spellStart"/>
      <w:r>
        <w:t>OQSTeam</w:t>
      </w:r>
      <w:proofErr w:type="spellEnd"/>
      <w:r>
        <w:t xml:space="preserve">-DG </w:t>
      </w:r>
      <w:r>
        <w:br/>
        <w:t>Sent: Tuesday, July 19, 2011 7:47 AM</w:t>
      </w:r>
      <w:r>
        <w:br/>
        <w:t>To: Jim Ratcliff; Stephen SIMTECH-DG</w:t>
      </w:r>
      <w:r>
        <w:br/>
        <w:t>Subject: FAA-NSP Discrepancy has been CLOSED</w:t>
      </w:r>
      <w:r>
        <w:br/>
        <w:t>Importance: High</w:t>
      </w:r>
    </w:p>
    <w:p w:rsidR="000704AA" w:rsidRDefault="000704AA" w:rsidP="000704AA">
      <w:pPr>
        <w:pStyle w:val="PlainText"/>
      </w:pPr>
    </w:p>
    <w:p w:rsidR="000704AA" w:rsidRDefault="000704AA" w:rsidP="000704AA">
      <w:pPr>
        <w:pStyle w:val="PlainText"/>
      </w:pPr>
      <w:r>
        <w:t xml:space="preserve">Following are the details of the FAA-NSP Discrepancy that has been </w:t>
      </w:r>
      <w:proofErr w:type="gramStart"/>
      <w:r>
        <w:t>Closed</w:t>
      </w:r>
      <w:proofErr w:type="gramEnd"/>
      <w:r>
        <w:t xml:space="preserve">: </w:t>
      </w:r>
    </w:p>
    <w:p w:rsidR="000704AA" w:rsidRDefault="000704AA" w:rsidP="000704AA">
      <w:pPr>
        <w:pStyle w:val="PlainText"/>
      </w:pPr>
    </w:p>
    <w:p w:rsidR="000704AA" w:rsidRDefault="000704AA" w:rsidP="000704AA">
      <w:pPr>
        <w:pStyle w:val="PlainText"/>
      </w:pPr>
      <w:r>
        <w:t>Serial Number: HATCH MDW-000002</w:t>
      </w:r>
    </w:p>
    <w:p w:rsidR="000704AA" w:rsidRDefault="000704AA" w:rsidP="000704AA">
      <w:pPr>
        <w:pStyle w:val="PlainText"/>
      </w:pPr>
    </w:p>
    <w:p w:rsidR="000704AA" w:rsidRDefault="000704AA" w:rsidP="000704AA">
      <w:pPr>
        <w:pStyle w:val="PlainText"/>
      </w:pPr>
      <w:r>
        <w:t>Created By: 33816, DAVE BIGHAM</w:t>
      </w:r>
    </w:p>
    <w:p w:rsidR="000704AA" w:rsidRDefault="000704AA" w:rsidP="000704AA">
      <w:pPr>
        <w:pStyle w:val="PlainText"/>
      </w:pPr>
    </w:p>
    <w:p w:rsidR="000704AA" w:rsidRDefault="000704AA" w:rsidP="000704AA">
      <w:pPr>
        <w:pStyle w:val="PlainText"/>
      </w:pPr>
      <w:r>
        <w:t>Create Date: 07/19/2011</w:t>
      </w:r>
    </w:p>
    <w:p w:rsidR="000704AA" w:rsidRDefault="000704AA" w:rsidP="000704AA">
      <w:pPr>
        <w:pStyle w:val="PlainText"/>
      </w:pPr>
    </w:p>
    <w:p w:rsidR="000704AA" w:rsidRDefault="000704AA" w:rsidP="000704AA">
      <w:pPr>
        <w:pStyle w:val="PlainText"/>
      </w:pPr>
      <w:r>
        <w:t>Due Date: 08/17/2011</w:t>
      </w:r>
    </w:p>
    <w:p w:rsidR="000704AA" w:rsidRDefault="000704AA" w:rsidP="000704AA">
      <w:pPr>
        <w:pStyle w:val="PlainText"/>
      </w:pPr>
    </w:p>
    <w:p w:rsidR="000704AA" w:rsidRDefault="000704AA" w:rsidP="000704AA">
      <w:pPr>
        <w:pStyle w:val="PlainText"/>
      </w:pPr>
      <w:r>
        <w:t>Type: FUNCTIONAL</w:t>
      </w:r>
    </w:p>
    <w:p w:rsidR="000704AA" w:rsidRDefault="000704AA" w:rsidP="000704AA">
      <w:pPr>
        <w:pStyle w:val="PlainText"/>
      </w:pPr>
    </w:p>
    <w:p w:rsidR="000704AA" w:rsidRDefault="000704AA" w:rsidP="000704AA">
      <w:pPr>
        <w:pStyle w:val="PlainText"/>
      </w:pPr>
      <w:r>
        <w:t>Discrepancy Description: does it create an email??</w:t>
      </w:r>
    </w:p>
    <w:p w:rsidR="000704AA" w:rsidRDefault="000704AA" w:rsidP="000704AA">
      <w:pPr>
        <w:pStyle w:val="PlainText"/>
      </w:pPr>
    </w:p>
    <w:p w:rsidR="000704AA" w:rsidRDefault="000704AA" w:rsidP="000704AA">
      <w:pPr>
        <w:pStyle w:val="PlainText"/>
      </w:pPr>
      <w:r>
        <w:t>Closed By: 33816, DAVE BIGHAM</w:t>
      </w:r>
    </w:p>
    <w:p w:rsidR="000704AA" w:rsidRDefault="000704AA" w:rsidP="000704AA">
      <w:pPr>
        <w:pStyle w:val="PlainText"/>
      </w:pPr>
    </w:p>
    <w:p w:rsidR="000704AA" w:rsidRDefault="000704AA" w:rsidP="000704AA">
      <w:pPr>
        <w:pStyle w:val="PlainText"/>
      </w:pPr>
      <w:r>
        <w:t>Closed Date: 07/19/2011</w:t>
      </w:r>
    </w:p>
    <w:p w:rsidR="006F443C" w:rsidRDefault="006F443C">
      <w:pPr>
        <w:rPr>
          <w:b/>
          <w:sz w:val="28"/>
          <w:szCs w:val="28"/>
        </w:rPr>
      </w:pPr>
      <w:r>
        <w:rPr>
          <w:b/>
          <w:sz w:val="28"/>
          <w:szCs w:val="28"/>
        </w:rPr>
        <w:br w:type="page"/>
      </w:r>
    </w:p>
    <w:p w:rsidR="00CE7AA9" w:rsidRPr="001C0058" w:rsidRDefault="004D3C66" w:rsidP="0048218C">
      <w:pPr>
        <w:rPr>
          <w:b/>
          <w:sz w:val="28"/>
          <w:szCs w:val="28"/>
        </w:rPr>
      </w:pPr>
      <w:r w:rsidRPr="001C0058">
        <w:rPr>
          <w:b/>
          <w:sz w:val="28"/>
          <w:szCs w:val="28"/>
        </w:rPr>
        <w:t>Reports:</w:t>
      </w:r>
    </w:p>
    <w:p w:rsidR="004D3C66" w:rsidRDefault="004D3C66" w:rsidP="0048218C">
      <w:pPr>
        <w:rPr>
          <w:sz w:val="24"/>
          <w:szCs w:val="24"/>
        </w:rPr>
      </w:pPr>
      <w:proofErr w:type="gramStart"/>
      <w:r>
        <w:rPr>
          <w:sz w:val="24"/>
          <w:szCs w:val="24"/>
        </w:rPr>
        <w:t xml:space="preserve">Selecting Reports from the Home screen </w:t>
      </w:r>
      <w:r w:rsidR="001C0058">
        <w:rPr>
          <w:sz w:val="24"/>
          <w:szCs w:val="24"/>
        </w:rPr>
        <w:t>yields two submenus, Device and Inventory Reports.</w:t>
      </w:r>
      <w:proofErr w:type="gramEnd"/>
      <w:r w:rsidR="001C0058">
        <w:rPr>
          <w:sz w:val="24"/>
          <w:szCs w:val="24"/>
        </w:rPr>
        <w:t xml:space="preserve"> </w:t>
      </w:r>
    </w:p>
    <w:p w:rsidR="004D3C66" w:rsidRDefault="004D3C66" w:rsidP="0048218C">
      <w:pPr>
        <w:rPr>
          <w:sz w:val="24"/>
          <w:szCs w:val="24"/>
        </w:rPr>
      </w:pPr>
      <w:r>
        <w:rPr>
          <w:noProof/>
          <w:sz w:val="24"/>
          <w:szCs w:val="24"/>
        </w:rPr>
        <w:drawing>
          <wp:inline distT="0" distB="0" distL="0" distR="0">
            <wp:extent cx="2733675" cy="1202817"/>
            <wp:effectExtent l="19050" t="0" r="9525" b="0"/>
            <wp:docPr id="11" name="Picture 10" descr="re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JPG"/>
                    <pic:cNvPicPr/>
                  </pic:nvPicPr>
                  <pic:blipFill>
                    <a:blip r:embed="rId16" cstate="print"/>
                    <a:stretch>
                      <a:fillRect/>
                    </a:stretch>
                  </pic:blipFill>
                  <pic:spPr>
                    <a:xfrm>
                      <a:off x="0" y="0"/>
                      <a:ext cx="2733675" cy="1202817"/>
                    </a:xfrm>
                    <a:prstGeom prst="rect">
                      <a:avLst/>
                    </a:prstGeom>
                  </pic:spPr>
                </pic:pic>
              </a:graphicData>
            </a:graphic>
          </wp:inline>
        </w:drawing>
      </w:r>
    </w:p>
    <w:p w:rsidR="001C0058" w:rsidRDefault="001C0058" w:rsidP="0048218C">
      <w:pPr>
        <w:rPr>
          <w:sz w:val="24"/>
          <w:szCs w:val="24"/>
        </w:rPr>
      </w:pPr>
      <w:r>
        <w:rPr>
          <w:noProof/>
          <w:sz w:val="24"/>
          <w:szCs w:val="24"/>
        </w:rPr>
        <w:drawing>
          <wp:inline distT="0" distB="0" distL="0" distR="0">
            <wp:extent cx="2730528" cy="1393906"/>
            <wp:effectExtent l="19050" t="0" r="0" b="0"/>
            <wp:docPr id="27" name="Picture 26" descr="Inventory Re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ory Reports.JPG"/>
                    <pic:cNvPicPr/>
                  </pic:nvPicPr>
                  <pic:blipFill>
                    <a:blip r:embed="rId17" cstate="print"/>
                    <a:stretch>
                      <a:fillRect/>
                    </a:stretch>
                  </pic:blipFill>
                  <pic:spPr>
                    <a:xfrm>
                      <a:off x="0" y="0"/>
                      <a:ext cx="2734110" cy="1395735"/>
                    </a:xfrm>
                    <a:prstGeom prst="rect">
                      <a:avLst/>
                    </a:prstGeom>
                  </pic:spPr>
                </pic:pic>
              </a:graphicData>
            </a:graphic>
          </wp:inline>
        </w:drawing>
      </w:r>
    </w:p>
    <w:p w:rsidR="00833A79" w:rsidRDefault="001C0058" w:rsidP="0048218C">
      <w:pPr>
        <w:rPr>
          <w:sz w:val="24"/>
          <w:szCs w:val="24"/>
        </w:rPr>
      </w:pPr>
      <w:r>
        <w:rPr>
          <w:sz w:val="24"/>
          <w:szCs w:val="24"/>
        </w:rPr>
        <w:t xml:space="preserve">Selecting </w:t>
      </w:r>
      <w:r w:rsidR="008F2609">
        <w:rPr>
          <w:sz w:val="24"/>
          <w:szCs w:val="24"/>
        </w:rPr>
        <w:t>a report</w:t>
      </w:r>
      <w:r w:rsidR="004D3C66">
        <w:rPr>
          <w:sz w:val="24"/>
          <w:szCs w:val="24"/>
        </w:rPr>
        <w:t xml:space="preserve"> will pop the </w:t>
      </w:r>
      <w:r w:rsidR="00151435">
        <w:rPr>
          <w:sz w:val="24"/>
          <w:szCs w:val="24"/>
        </w:rPr>
        <w:t>report detail window. All fields must have a valid selection to produce the report.</w:t>
      </w:r>
      <w:r w:rsidR="00D86FC5">
        <w:rPr>
          <w:sz w:val="24"/>
          <w:szCs w:val="24"/>
        </w:rPr>
        <w:t xml:space="preserve"> </w:t>
      </w:r>
    </w:p>
    <w:p w:rsidR="004D3C66" w:rsidRDefault="00D86FC5" w:rsidP="0048218C">
      <w:pPr>
        <w:rPr>
          <w:sz w:val="24"/>
          <w:szCs w:val="24"/>
        </w:rPr>
      </w:pPr>
      <w:r>
        <w:rPr>
          <w:sz w:val="24"/>
          <w:szCs w:val="24"/>
        </w:rPr>
        <w:t>This is an example of the Discrepancy Report</w:t>
      </w:r>
    </w:p>
    <w:p w:rsidR="00D86FC5" w:rsidRDefault="00D86FC5" w:rsidP="0048218C">
      <w:pPr>
        <w:rPr>
          <w:sz w:val="24"/>
          <w:szCs w:val="24"/>
        </w:rPr>
      </w:pPr>
      <w:r>
        <w:rPr>
          <w:noProof/>
          <w:sz w:val="24"/>
          <w:szCs w:val="24"/>
        </w:rPr>
        <w:drawing>
          <wp:inline distT="0" distB="0" distL="0" distR="0">
            <wp:extent cx="3137618" cy="2848777"/>
            <wp:effectExtent l="19050" t="0" r="5632" b="0"/>
            <wp:docPr id="13" name="Picture 12" descr="discrepancy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repancy report.JPG"/>
                    <pic:cNvPicPr/>
                  </pic:nvPicPr>
                  <pic:blipFill>
                    <a:blip r:embed="rId18" cstate="print"/>
                    <a:stretch>
                      <a:fillRect/>
                    </a:stretch>
                  </pic:blipFill>
                  <pic:spPr>
                    <a:xfrm>
                      <a:off x="0" y="0"/>
                      <a:ext cx="3143073" cy="2853730"/>
                    </a:xfrm>
                    <a:prstGeom prst="rect">
                      <a:avLst/>
                    </a:prstGeom>
                  </pic:spPr>
                </pic:pic>
              </a:graphicData>
            </a:graphic>
          </wp:inline>
        </w:drawing>
      </w:r>
    </w:p>
    <w:p w:rsidR="00D86FC5" w:rsidRDefault="00D86FC5" w:rsidP="0048218C">
      <w:pPr>
        <w:rPr>
          <w:sz w:val="24"/>
          <w:szCs w:val="24"/>
        </w:rPr>
      </w:pPr>
      <w:r>
        <w:rPr>
          <w:sz w:val="24"/>
          <w:szCs w:val="24"/>
        </w:rPr>
        <w:t>The resulting report will open in another Internet Explorer window and can be directly searched, printed, saved or emailed.</w:t>
      </w:r>
    </w:p>
    <w:p w:rsidR="00B824AF" w:rsidRDefault="00B824AF" w:rsidP="0048218C">
      <w:pPr>
        <w:rPr>
          <w:sz w:val="24"/>
          <w:szCs w:val="24"/>
        </w:rPr>
      </w:pPr>
      <w:r>
        <w:rPr>
          <w:sz w:val="24"/>
          <w:szCs w:val="24"/>
        </w:rPr>
        <w:t xml:space="preserve">This is an example of </w:t>
      </w:r>
      <w:r w:rsidR="00B33E86">
        <w:rPr>
          <w:sz w:val="24"/>
          <w:szCs w:val="24"/>
        </w:rPr>
        <w:t>the</w:t>
      </w:r>
      <w:r>
        <w:rPr>
          <w:sz w:val="24"/>
          <w:szCs w:val="24"/>
        </w:rPr>
        <w:t xml:space="preserve"> Parts </w:t>
      </w:r>
      <w:r w:rsidR="00B33E86">
        <w:rPr>
          <w:sz w:val="24"/>
          <w:szCs w:val="24"/>
        </w:rPr>
        <w:t xml:space="preserve">List </w:t>
      </w:r>
      <w:r>
        <w:rPr>
          <w:sz w:val="24"/>
          <w:szCs w:val="24"/>
        </w:rPr>
        <w:t>Report:</w:t>
      </w:r>
    </w:p>
    <w:p w:rsidR="00B824AF" w:rsidRDefault="00D36886" w:rsidP="0048218C">
      <w:pPr>
        <w:rPr>
          <w:sz w:val="24"/>
          <w:szCs w:val="24"/>
        </w:rPr>
      </w:pPr>
      <w:r>
        <w:rPr>
          <w:noProof/>
          <w:sz w:val="24"/>
          <w:szCs w:val="24"/>
        </w:rPr>
        <w:drawing>
          <wp:inline distT="0" distB="0" distL="0" distR="0">
            <wp:extent cx="2568272" cy="2560320"/>
            <wp:effectExtent l="19050" t="0" r="3478"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28332" t="30742" r="28491" b="12367"/>
                    <a:stretch>
                      <a:fillRect/>
                    </a:stretch>
                  </pic:blipFill>
                  <pic:spPr bwMode="auto">
                    <a:xfrm>
                      <a:off x="0" y="0"/>
                      <a:ext cx="2568272" cy="2560320"/>
                    </a:xfrm>
                    <a:prstGeom prst="rect">
                      <a:avLst/>
                    </a:prstGeom>
                    <a:noFill/>
                    <a:ln w="9525">
                      <a:noFill/>
                      <a:miter lim="800000"/>
                      <a:headEnd/>
                      <a:tailEnd/>
                    </a:ln>
                  </pic:spPr>
                </pic:pic>
              </a:graphicData>
            </a:graphic>
          </wp:inline>
        </w:drawing>
      </w:r>
    </w:p>
    <w:p w:rsidR="00B824AF" w:rsidRDefault="00B824AF">
      <w:pPr>
        <w:rPr>
          <w:b/>
          <w:sz w:val="28"/>
          <w:szCs w:val="28"/>
        </w:rPr>
      </w:pPr>
      <w:r>
        <w:rPr>
          <w:b/>
          <w:sz w:val="28"/>
          <w:szCs w:val="28"/>
        </w:rPr>
        <w:br w:type="page"/>
      </w:r>
    </w:p>
    <w:p w:rsidR="00D86FC5" w:rsidRPr="00FB148B" w:rsidRDefault="00D86FC5" w:rsidP="0048218C">
      <w:pPr>
        <w:rPr>
          <w:b/>
          <w:sz w:val="28"/>
          <w:szCs w:val="28"/>
        </w:rPr>
      </w:pPr>
      <w:r w:rsidRPr="00FB148B">
        <w:rPr>
          <w:b/>
          <w:sz w:val="28"/>
          <w:szCs w:val="28"/>
        </w:rPr>
        <w:t>Parts and Components:</w:t>
      </w:r>
    </w:p>
    <w:p w:rsidR="00D86FC5" w:rsidRDefault="00D86FC5" w:rsidP="0048218C">
      <w:pPr>
        <w:rPr>
          <w:sz w:val="24"/>
          <w:szCs w:val="24"/>
        </w:rPr>
      </w:pPr>
      <w:r>
        <w:rPr>
          <w:sz w:val="24"/>
          <w:szCs w:val="24"/>
        </w:rPr>
        <w:t>Parts and Components are accessed by selecting the function below the Admin tab:</w:t>
      </w:r>
    </w:p>
    <w:p w:rsidR="00D86FC5" w:rsidRDefault="00D86FC5" w:rsidP="0048218C">
      <w:pPr>
        <w:rPr>
          <w:sz w:val="24"/>
          <w:szCs w:val="24"/>
        </w:rPr>
      </w:pPr>
      <w:r>
        <w:rPr>
          <w:noProof/>
          <w:sz w:val="24"/>
          <w:szCs w:val="24"/>
        </w:rPr>
        <w:drawing>
          <wp:inline distT="0" distB="0" distL="0" distR="0">
            <wp:extent cx="3524250" cy="1085850"/>
            <wp:effectExtent l="19050" t="0" r="0" b="0"/>
            <wp:docPr id="14" name="Picture 13" descr="Parts and Components 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s and Components selection.JPG"/>
                    <pic:cNvPicPr/>
                  </pic:nvPicPr>
                  <pic:blipFill>
                    <a:blip r:embed="rId20" cstate="print"/>
                    <a:stretch>
                      <a:fillRect/>
                    </a:stretch>
                  </pic:blipFill>
                  <pic:spPr>
                    <a:xfrm>
                      <a:off x="0" y="0"/>
                      <a:ext cx="3524250" cy="1085850"/>
                    </a:xfrm>
                    <a:prstGeom prst="rect">
                      <a:avLst/>
                    </a:prstGeom>
                  </pic:spPr>
                </pic:pic>
              </a:graphicData>
            </a:graphic>
          </wp:inline>
        </w:drawing>
      </w:r>
    </w:p>
    <w:p w:rsidR="00D86FC5" w:rsidRDefault="00460C7F" w:rsidP="0048218C">
      <w:pPr>
        <w:rPr>
          <w:sz w:val="24"/>
          <w:szCs w:val="24"/>
        </w:rPr>
      </w:pPr>
      <w:r>
        <w:rPr>
          <w:sz w:val="24"/>
          <w:szCs w:val="24"/>
        </w:rPr>
        <w:t>And will present the Simlog Parts and Components Home Page:</w:t>
      </w:r>
    </w:p>
    <w:p w:rsidR="00460C7F" w:rsidRDefault="00460C7F" w:rsidP="0048218C">
      <w:pPr>
        <w:rPr>
          <w:sz w:val="24"/>
          <w:szCs w:val="24"/>
        </w:rPr>
      </w:pPr>
      <w:r>
        <w:rPr>
          <w:noProof/>
          <w:sz w:val="24"/>
          <w:szCs w:val="24"/>
        </w:rPr>
        <w:drawing>
          <wp:inline distT="0" distB="0" distL="0" distR="0">
            <wp:extent cx="5917915" cy="3359068"/>
            <wp:effectExtent l="19050" t="0" r="6635" b="0"/>
            <wp:docPr id="15" name="Picture 14" descr="Parts and Components 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s and Components Home.JPG"/>
                    <pic:cNvPicPr/>
                  </pic:nvPicPr>
                  <pic:blipFill>
                    <a:blip r:embed="rId21" cstate="print"/>
                    <a:stretch>
                      <a:fillRect/>
                    </a:stretch>
                  </pic:blipFill>
                  <pic:spPr>
                    <a:xfrm>
                      <a:off x="0" y="0"/>
                      <a:ext cx="5917915" cy="3359068"/>
                    </a:xfrm>
                    <a:prstGeom prst="rect">
                      <a:avLst/>
                    </a:prstGeom>
                  </pic:spPr>
                </pic:pic>
              </a:graphicData>
            </a:graphic>
          </wp:inline>
        </w:drawing>
      </w:r>
    </w:p>
    <w:p w:rsidR="00460C7F" w:rsidRDefault="00460C7F" w:rsidP="0048218C">
      <w:pPr>
        <w:rPr>
          <w:sz w:val="24"/>
          <w:szCs w:val="24"/>
        </w:rPr>
      </w:pPr>
      <w:r>
        <w:rPr>
          <w:sz w:val="24"/>
          <w:szCs w:val="24"/>
        </w:rPr>
        <w:t>Selecting any of the category headers will sort the presentation by the selected field. (i.e. selecting the Description field will sort the display alphabetically, in ascending order</w:t>
      </w:r>
      <w:r w:rsidR="00833A79">
        <w:rPr>
          <w:sz w:val="24"/>
          <w:szCs w:val="24"/>
        </w:rPr>
        <w:t>)</w:t>
      </w:r>
      <w:r>
        <w:rPr>
          <w:sz w:val="24"/>
          <w:szCs w:val="24"/>
        </w:rPr>
        <w:t>. Selecting the same field again will sort t</w:t>
      </w:r>
      <w:r w:rsidR="00833A79">
        <w:rPr>
          <w:sz w:val="24"/>
          <w:szCs w:val="24"/>
        </w:rPr>
        <w:t>he results in descending order.</w:t>
      </w:r>
    </w:p>
    <w:p w:rsidR="00BF5B67" w:rsidRDefault="00BF5B67">
      <w:pPr>
        <w:rPr>
          <w:sz w:val="24"/>
          <w:szCs w:val="24"/>
        </w:rPr>
      </w:pPr>
      <w:r>
        <w:rPr>
          <w:sz w:val="24"/>
          <w:szCs w:val="24"/>
        </w:rPr>
        <w:t xml:space="preserve">There are </w:t>
      </w:r>
      <w:r w:rsidR="00833A79">
        <w:rPr>
          <w:sz w:val="24"/>
          <w:szCs w:val="24"/>
        </w:rPr>
        <w:t>four</w:t>
      </w:r>
      <w:r>
        <w:rPr>
          <w:sz w:val="24"/>
          <w:szCs w:val="24"/>
        </w:rPr>
        <w:t xml:space="preserve"> tabs available from the Parts and Components Home Page; Parts Consumables, FSTD Repairables</w:t>
      </w:r>
      <w:r w:rsidR="00833A79">
        <w:rPr>
          <w:sz w:val="24"/>
          <w:szCs w:val="24"/>
        </w:rPr>
        <w:t>,</w:t>
      </w:r>
      <w:r>
        <w:rPr>
          <w:sz w:val="24"/>
          <w:szCs w:val="24"/>
        </w:rPr>
        <w:t xml:space="preserve"> </w:t>
      </w:r>
      <w:r w:rsidR="00016BE1">
        <w:rPr>
          <w:sz w:val="24"/>
          <w:szCs w:val="24"/>
        </w:rPr>
        <w:t>Aircraft Rotables</w:t>
      </w:r>
      <w:r w:rsidR="00833A79">
        <w:rPr>
          <w:sz w:val="24"/>
          <w:szCs w:val="24"/>
        </w:rPr>
        <w:t xml:space="preserve"> and All Inventory</w:t>
      </w:r>
      <w:r w:rsidR="00016BE1">
        <w:rPr>
          <w:sz w:val="24"/>
          <w:szCs w:val="24"/>
        </w:rPr>
        <w:t>. The</w:t>
      </w:r>
      <w:r>
        <w:rPr>
          <w:sz w:val="24"/>
          <w:szCs w:val="24"/>
        </w:rPr>
        <w:t xml:space="preserve"> examples are taken from the Parts Consumables tab, but the basic functionality of the View and Search Parts pane is identical. </w:t>
      </w:r>
    </w:p>
    <w:p w:rsidR="00833A79" w:rsidRDefault="00833A79">
      <w:pPr>
        <w:rPr>
          <w:sz w:val="24"/>
          <w:szCs w:val="24"/>
        </w:rPr>
      </w:pPr>
      <w:r>
        <w:rPr>
          <w:sz w:val="24"/>
          <w:szCs w:val="24"/>
        </w:rPr>
        <w:t xml:space="preserve">The All Inventory tab will display all parts contained in the database. </w:t>
      </w:r>
    </w:p>
    <w:p w:rsidR="006A3BF8" w:rsidRDefault="00BF5B67">
      <w:pPr>
        <w:rPr>
          <w:sz w:val="24"/>
          <w:szCs w:val="24"/>
        </w:rPr>
      </w:pPr>
      <w:r>
        <w:rPr>
          <w:sz w:val="24"/>
          <w:szCs w:val="24"/>
        </w:rPr>
        <w:t>The fields displayed for the Part D</w:t>
      </w:r>
      <w:r w:rsidR="00833A79">
        <w:rPr>
          <w:sz w:val="24"/>
          <w:szCs w:val="24"/>
        </w:rPr>
        <w:t xml:space="preserve">etails pane varies by category. </w:t>
      </w:r>
      <w:r w:rsidR="006A3BF8">
        <w:rPr>
          <w:sz w:val="24"/>
          <w:szCs w:val="24"/>
        </w:rPr>
        <w:br w:type="page"/>
      </w:r>
    </w:p>
    <w:p w:rsidR="00FB148B" w:rsidRDefault="00FB148B" w:rsidP="00FB148B">
      <w:pPr>
        <w:rPr>
          <w:sz w:val="24"/>
          <w:szCs w:val="24"/>
        </w:rPr>
      </w:pPr>
      <w:r>
        <w:rPr>
          <w:sz w:val="24"/>
          <w:szCs w:val="24"/>
        </w:rPr>
        <w:t>To add a part, from the Part Details pane, select the Add button:</w:t>
      </w:r>
    </w:p>
    <w:p w:rsidR="00165DEC" w:rsidRDefault="00165DEC" w:rsidP="00165DEC">
      <w:pPr>
        <w:rPr>
          <w:sz w:val="24"/>
          <w:szCs w:val="24"/>
        </w:rPr>
      </w:pPr>
      <w:r>
        <w:rPr>
          <w:sz w:val="24"/>
          <w:szCs w:val="24"/>
        </w:rPr>
        <w:t>The Fields in bold are required data for adding a record.</w:t>
      </w:r>
    </w:p>
    <w:p w:rsidR="00FB148B" w:rsidRDefault="00FB148B" w:rsidP="00FB148B">
      <w:pPr>
        <w:rPr>
          <w:sz w:val="24"/>
          <w:szCs w:val="24"/>
        </w:rPr>
      </w:pPr>
      <w:r>
        <w:rPr>
          <w:noProof/>
          <w:sz w:val="24"/>
          <w:szCs w:val="24"/>
        </w:rPr>
        <w:drawing>
          <wp:inline distT="0" distB="0" distL="0" distR="0">
            <wp:extent cx="1510267" cy="2596758"/>
            <wp:effectExtent l="19050" t="0" r="0" b="0"/>
            <wp:docPr id="29" name="Picture 20" descr="Parts and Components Add 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s and Components Add Part.JPG"/>
                    <pic:cNvPicPr/>
                  </pic:nvPicPr>
                  <pic:blipFill>
                    <a:blip r:embed="rId22" cstate="print"/>
                    <a:stretch>
                      <a:fillRect/>
                    </a:stretch>
                  </pic:blipFill>
                  <pic:spPr>
                    <a:xfrm>
                      <a:off x="0" y="0"/>
                      <a:ext cx="1510267" cy="2596758"/>
                    </a:xfrm>
                    <a:prstGeom prst="rect">
                      <a:avLst/>
                    </a:prstGeom>
                  </pic:spPr>
                </pic:pic>
              </a:graphicData>
            </a:graphic>
          </wp:inline>
        </w:drawing>
      </w:r>
    </w:p>
    <w:p w:rsidR="00165DEC" w:rsidRDefault="00165DEC" w:rsidP="00FB148B">
      <w:pPr>
        <w:rPr>
          <w:sz w:val="24"/>
          <w:szCs w:val="24"/>
        </w:rPr>
      </w:pPr>
      <w:r>
        <w:rPr>
          <w:sz w:val="24"/>
          <w:szCs w:val="24"/>
        </w:rPr>
        <w:t>Deleting a record removes the record from the database and is not recoverable.</w:t>
      </w:r>
    </w:p>
    <w:p w:rsidR="00165DEC" w:rsidRDefault="00165DEC" w:rsidP="00FB148B">
      <w:pPr>
        <w:rPr>
          <w:sz w:val="24"/>
          <w:szCs w:val="24"/>
        </w:rPr>
      </w:pPr>
      <w:r>
        <w:rPr>
          <w:noProof/>
          <w:sz w:val="24"/>
          <w:szCs w:val="24"/>
        </w:rPr>
        <w:drawing>
          <wp:inline distT="0" distB="0" distL="0" distR="0">
            <wp:extent cx="2255023" cy="897958"/>
            <wp:effectExtent l="19050" t="0" r="0" b="0"/>
            <wp:docPr id="35" name="Picture 34" descr="delete a 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a part.JPG"/>
                    <pic:cNvPicPr/>
                  </pic:nvPicPr>
                  <pic:blipFill>
                    <a:blip r:embed="rId23" cstate="print"/>
                    <a:stretch>
                      <a:fillRect/>
                    </a:stretch>
                  </pic:blipFill>
                  <pic:spPr>
                    <a:xfrm>
                      <a:off x="0" y="0"/>
                      <a:ext cx="2261566" cy="900563"/>
                    </a:xfrm>
                    <a:prstGeom prst="rect">
                      <a:avLst/>
                    </a:prstGeom>
                  </pic:spPr>
                </pic:pic>
              </a:graphicData>
            </a:graphic>
          </wp:inline>
        </w:drawing>
      </w:r>
      <w:r>
        <w:rPr>
          <w:sz w:val="24"/>
          <w:szCs w:val="24"/>
        </w:rPr>
        <w:t xml:space="preserve"> </w:t>
      </w:r>
    </w:p>
    <w:p w:rsidR="006A3BF8" w:rsidRDefault="00165DEC" w:rsidP="0048218C">
      <w:pPr>
        <w:rPr>
          <w:sz w:val="24"/>
          <w:szCs w:val="24"/>
        </w:rPr>
      </w:pPr>
      <w:r>
        <w:rPr>
          <w:sz w:val="24"/>
          <w:szCs w:val="24"/>
        </w:rPr>
        <w:t>Selecting the history button will display the location movement of the selected component.</w:t>
      </w:r>
    </w:p>
    <w:p w:rsidR="00165DEC" w:rsidRDefault="00165DEC" w:rsidP="0048218C">
      <w:pPr>
        <w:rPr>
          <w:sz w:val="24"/>
          <w:szCs w:val="24"/>
        </w:rPr>
      </w:pPr>
      <w:r>
        <w:rPr>
          <w:noProof/>
          <w:sz w:val="24"/>
          <w:szCs w:val="24"/>
        </w:rPr>
        <w:drawing>
          <wp:inline distT="0" distB="0" distL="0" distR="0">
            <wp:extent cx="3539755" cy="2941983"/>
            <wp:effectExtent l="19050" t="0" r="3545" b="0"/>
            <wp:docPr id="36" name="Picture 35" descr="component 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history.JPG"/>
                    <pic:cNvPicPr/>
                  </pic:nvPicPr>
                  <pic:blipFill>
                    <a:blip r:embed="rId24" cstate="print"/>
                    <a:stretch>
                      <a:fillRect/>
                    </a:stretch>
                  </pic:blipFill>
                  <pic:spPr>
                    <a:xfrm>
                      <a:off x="0" y="0"/>
                      <a:ext cx="3539755" cy="2941983"/>
                    </a:xfrm>
                    <a:prstGeom prst="rect">
                      <a:avLst/>
                    </a:prstGeom>
                  </pic:spPr>
                </pic:pic>
              </a:graphicData>
            </a:graphic>
          </wp:inline>
        </w:drawing>
      </w:r>
    </w:p>
    <w:p w:rsidR="00460C7F" w:rsidRDefault="006A3BF8" w:rsidP="0048218C">
      <w:pPr>
        <w:rPr>
          <w:sz w:val="24"/>
          <w:szCs w:val="24"/>
        </w:rPr>
      </w:pPr>
      <w:r>
        <w:rPr>
          <w:sz w:val="24"/>
          <w:szCs w:val="24"/>
        </w:rPr>
        <w:t>To filter the display by all records containing a character string, type the desired text (location, part number, description, etc…) and select Filter.</w:t>
      </w:r>
    </w:p>
    <w:p w:rsidR="006A3BF8" w:rsidRDefault="006A3BF8" w:rsidP="0048218C">
      <w:pPr>
        <w:rPr>
          <w:sz w:val="24"/>
          <w:szCs w:val="24"/>
        </w:rPr>
      </w:pPr>
      <w:r>
        <w:rPr>
          <w:noProof/>
          <w:sz w:val="24"/>
          <w:szCs w:val="24"/>
        </w:rPr>
        <w:drawing>
          <wp:inline distT="0" distB="0" distL="0" distR="0">
            <wp:extent cx="5156531" cy="2942541"/>
            <wp:effectExtent l="19050" t="0" r="6019" b="0"/>
            <wp:docPr id="16" name="Picture 15" descr="Parts and Components filt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s and Components filtered.JPG"/>
                    <pic:cNvPicPr/>
                  </pic:nvPicPr>
                  <pic:blipFill>
                    <a:blip r:embed="rId25" cstate="print"/>
                    <a:stretch>
                      <a:fillRect/>
                    </a:stretch>
                  </pic:blipFill>
                  <pic:spPr>
                    <a:xfrm>
                      <a:off x="0" y="0"/>
                      <a:ext cx="5156531" cy="2942541"/>
                    </a:xfrm>
                    <a:prstGeom prst="rect">
                      <a:avLst/>
                    </a:prstGeom>
                  </pic:spPr>
                </pic:pic>
              </a:graphicData>
            </a:graphic>
          </wp:inline>
        </w:drawing>
      </w:r>
    </w:p>
    <w:p w:rsidR="006A3BF8" w:rsidRDefault="006A3BF8" w:rsidP="0048218C">
      <w:pPr>
        <w:rPr>
          <w:sz w:val="24"/>
          <w:szCs w:val="24"/>
        </w:rPr>
      </w:pPr>
      <w:r>
        <w:rPr>
          <w:sz w:val="24"/>
          <w:szCs w:val="24"/>
        </w:rPr>
        <w:t xml:space="preserve">The red filter icon </w:t>
      </w:r>
      <w:r>
        <w:rPr>
          <w:noProof/>
          <w:sz w:val="24"/>
          <w:szCs w:val="24"/>
        </w:rPr>
        <w:drawing>
          <wp:inline distT="0" distB="0" distL="0" distR="0">
            <wp:extent cx="209550" cy="200025"/>
            <wp:effectExtent l="19050" t="0" r="0" b="0"/>
            <wp:docPr id="17" name="Picture 16" descr="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JPG"/>
                    <pic:cNvPicPr/>
                  </pic:nvPicPr>
                  <pic:blipFill>
                    <a:blip r:embed="rId26" cstate="print"/>
                    <a:stretch>
                      <a:fillRect/>
                    </a:stretch>
                  </pic:blipFill>
                  <pic:spPr>
                    <a:xfrm>
                      <a:off x="0" y="0"/>
                      <a:ext cx="209550" cy="200025"/>
                    </a:xfrm>
                    <a:prstGeom prst="rect">
                      <a:avLst/>
                    </a:prstGeom>
                  </pic:spPr>
                </pic:pic>
              </a:graphicData>
            </a:graphic>
          </wp:inline>
        </w:drawing>
      </w:r>
      <w:r>
        <w:rPr>
          <w:sz w:val="24"/>
          <w:szCs w:val="24"/>
        </w:rPr>
        <w:t xml:space="preserve">will appear next to the filter button, indicating the display has been filtered. Selecting the white filter icon </w:t>
      </w:r>
      <w:r>
        <w:rPr>
          <w:noProof/>
          <w:sz w:val="24"/>
          <w:szCs w:val="24"/>
        </w:rPr>
        <w:drawing>
          <wp:inline distT="0" distB="0" distL="0" distR="0">
            <wp:extent cx="228600" cy="200025"/>
            <wp:effectExtent l="19050" t="0" r="0" b="0"/>
            <wp:docPr id="18" name="Picture 17" descr="filter re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 remove.JPG"/>
                    <pic:cNvPicPr/>
                  </pic:nvPicPr>
                  <pic:blipFill>
                    <a:blip r:embed="rId27" cstate="print"/>
                    <a:stretch>
                      <a:fillRect/>
                    </a:stretch>
                  </pic:blipFill>
                  <pic:spPr>
                    <a:xfrm>
                      <a:off x="0" y="0"/>
                      <a:ext cx="228600" cy="200025"/>
                    </a:xfrm>
                    <a:prstGeom prst="rect">
                      <a:avLst/>
                    </a:prstGeom>
                  </pic:spPr>
                </pic:pic>
              </a:graphicData>
            </a:graphic>
          </wp:inline>
        </w:drawing>
      </w:r>
      <w:r w:rsidR="00841E83">
        <w:rPr>
          <w:sz w:val="24"/>
          <w:szCs w:val="24"/>
        </w:rPr>
        <w:t xml:space="preserve"> </w:t>
      </w:r>
      <w:r>
        <w:rPr>
          <w:sz w:val="24"/>
          <w:szCs w:val="24"/>
        </w:rPr>
        <w:t>will remove the filter and result in the previous display. Selecting the Refresh</w:t>
      </w:r>
      <w:r w:rsidR="00841E83">
        <w:rPr>
          <w:sz w:val="24"/>
          <w:szCs w:val="24"/>
        </w:rPr>
        <w:t xml:space="preserve"> icon </w:t>
      </w:r>
      <w:r w:rsidR="00841E83">
        <w:rPr>
          <w:noProof/>
          <w:sz w:val="24"/>
          <w:szCs w:val="24"/>
        </w:rPr>
        <w:drawing>
          <wp:inline distT="0" distB="0" distL="0" distR="0">
            <wp:extent cx="266700" cy="247650"/>
            <wp:effectExtent l="19050" t="0" r="0" b="0"/>
            <wp:docPr id="19" name="Picture 18" descr="Parts and Components refr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s and Components refresh.JPG"/>
                    <pic:cNvPicPr/>
                  </pic:nvPicPr>
                  <pic:blipFill>
                    <a:blip r:embed="rId28" cstate="print"/>
                    <a:stretch>
                      <a:fillRect/>
                    </a:stretch>
                  </pic:blipFill>
                  <pic:spPr>
                    <a:xfrm>
                      <a:off x="0" y="0"/>
                      <a:ext cx="266700" cy="247650"/>
                    </a:xfrm>
                    <a:prstGeom prst="rect">
                      <a:avLst/>
                    </a:prstGeom>
                  </pic:spPr>
                </pic:pic>
              </a:graphicData>
            </a:graphic>
          </wp:inline>
        </w:drawing>
      </w:r>
      <w:r w:rsidR="00841E83">
        <w:rPr>
          <w:sz w:val="24"/>
          <w:szCs w:val="24"/>
        </w:rPr>
        <w:t xml:space="preserve"> will remove any filters and sorting actions. </w:t>
      </w:r>
    </w:p>
    <w:p w:rsidR="00FB148B" w:rsidRDefault="00FB148B" w:rsidP="0048218C">
      <w:pPr>
        <w:rPr>
          <w:sz w:val="24"/>
          <w:szCs w:val="24"/>
        </w:rPr>
      </w:pPr>
      <w:r>
        <w:rPr>
          <w:sz w:val="24"/>
          <w:szCs w:val="24"/>
        </w:rPr>
        <w:t>When the All Inventory tab is selected, a second filter field is enabled. This allows you to apply a second filter to the records produced from the first filter activity.</w:t>
      </w:r>
    </w:p>
    <w:p w:rsidR="00FB148B" w:rsidRDefault="00FB148B" w:rsidP="0048218C">
      <w:pPr>
        <w:rPr>
          <w:sz w:val="24"/>
          <w:szCs w:val="24"/>
        </w:rPr>
      </w:pPr>
      <w:r>
        <w:rPr>
          <w:noProof/>
          <w:sz w:val="24"/>
          <w:szCs w:val="24"/>
        </w:rPr>
        <w:drawing>
          <wp:inline distT="0" distB="0" distL="0" distR="0">
            <wp:extent cx="5193005" cy="1558456"/>
            <wp:effectExtent l="19050" t="0" r="7645" b="0"/>
            <wp:docPr id="28" name="Picture 27" descr="filtered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ed filter.JPG"/>
                    <pic:cNvPicPr/>
                  </pic:nvPicPr>
                  <pic:blipFill>
                    <a:blip r:embed="rId29" cstate="print"/>
                    <a:stretch>
                      <a:fillRect/>
                    </a:stretch>
                  </pic:blipFill>
                  <pic:spPr>
                    <a:xfrm>
                      <a:off x="0" y="0"/>
                      <a:ext cx="5210813" cy="1563800"/>
                    </a:xfrm>
                    <a:prstGeom prst="rect">
                      <a:avLst/>
                    </a:prstGeom>
                  </pic:spPr>
                </pic:pic>
              </a:graphicData>
            </a:graphic>
          </wp:inline>
        </w:drawing>
      </w:r>
    </w:p>
    <w:p w:rsidR="00A712A2" w:rsidRDefault="00A712A2">
      <w:pPr>
        <w:rPr>
          <w:sz w:val="24"/>
          <w:szCs w:val="24"/>
        </w:rPr>
      </w:pPr>
      <w:r>
        <w:rPr>
          <w:sz w:val="24"/>
          <w:szCs w:val="24"/>
        </w:rPr>
        <w:br w:type="page"/>
      </w:r>
    </w:p>
    <w:p w:rsidR="00A712A2" w:rsidRDefault="00A712A2" w:rsidP="0048218C">
      <w:pPr>
        <w:rPr>
          <w:sz w:val="24"/>
          <w:szCs w:val="24"/>
        </w:rPr>
      </w:pPr>
      <w:r>
        <w:rPr>
          <w:sz w:val="24"/>
          <w:szCs w:val="24"/>
        </w:rPr>
        <w:t xml:space="preserve">Also on the All Inventory tab, the Details screen provides some of the basic functions dependent on the part type selected. </w:t>
      </w:r>
    </w:p>
    <w:p w:rsidR="00A712A2" w:rsidRDefault="00A712A2" w:rsidP="0048218C">
      <w:pPr>
        <w:rPr>
          <w:sz w:val="24"/>
          <w:szCs w:val="24"/>
        </w:rPr>
      </w:pPr>
      <w:r>
        <w:rPr>
          <w:sz w:val="24"/>
          <w:szCs w:val="24"/>
        </w:rPr>
        <w:t xml:space="preserve">If you select a Consumable part, the Use Part button is enabled. If you select an FSTD Repairable or an Aircraft </w:t>
      </w:r>
      <w:proofErr w:type="spellStart"/>
      <w:r>
        <w:rPr>
          <w:sz w:val="24"/>
          <w:szCs w:val="24"/>
        </w:rPr>
        <w:t>Rotable</w:t>
      </w:r>
      <w:proofErr w:type="spellEnd"/>
      <w:r>
        <w:rPr>
          <w:sz w:val="24"/>
          <w:szCs w:val="24"/>
        </w:rPr>
        <w:t xml:space="preserve"> component, the Edit Loc and History button are enabled. </w:t>
      </w:r>
    </w:p>
    <w:p w:rsidR="00A712A2" w:rsidRDefault="00A712A2" w:rsidP="0048218C">
      <w:pPr>
        <w:rPr>
          <w:sz w:val="24"/>
          <w:szCs w:val="24"/>
        </w:rPr>
      </w:pPr>
      <w:r>
        <w:rPr>
          <w:sz w:val="24"/>
          <w:szCs w:val="24"/>
        </w:rPr>
        <w:t>If you select Edit Loc for an FSTD Repairable component, you can change to Location to or from a device, to or from Sim Stores, and so forth. You can also select the Location of “</w:t>
      </w:r>
      <w:r w:rsidR="00CC38C0">
        <w:rPr>
          <w:sz w:val="24"/>
          <w:szCs w:val="24"/>
        </w:rPr>
        <w:t>SEND_FOR_REPAIR_STAGING</w:t>
      </w:r>
      <w:r>
        <w:rPr>
          <w:sz w:val="24"/>
          <w:szCs w:val="24"/>
        </w:rPr>
        <w:t xml:space="preserve">” </w:t>
      </w:r>
      <w:r w:rsidR="00CC38C0">
        <w:rPr>
          <w:sz w:val="24"/>
          <w:szCs w:val="24"/>
        </w:rPr>
        <w:t xml:space="preserve">this </w:t>
      </w:r>
      <w:r>
        <w:rPr>
          <w:sz w:val="24"/>
          <w:szCs w:val="24"/>
        </w:rPr>
        <w:t>will “move” the component from the normal stock inventory to the Out for Repair inventory. The item location will now indicate “SEND_FOR_REPAIR_STAGING” and the component details are no longer editable until it has completed the repair cycle.</w:t>
      </w:r>
    </w:p>
    <w:p w:rsidR="00FB148B" w:rsidRDefault="00D36886" w:rsidP="0048218C">
      <w:pPr>
        <w:rPr>
          <w:sz w:val="24"/>
          <w:szCs w:val="24"/>
        </w:rPr>
      </w:pPr>
      <w:r>
        <w:rPr>
          <w:noProof/>
          <w:sz w:val="24"/>
          <w:szCs w:val="24"/>
        </w:rPr>
        <w:drawing>
          <wp:inline distT="0" distB="0" distL="0" distR="0">
            <wp:extent cx="5944428" cy="3649649"/>
            <wp:effectExtent l="1905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t="13958" b="4947"/>
                    <a:stretch>
                      <a:fillRect/>
                    </a:stretch>
                  </pic:blipFill>
                  <pic:spPr bwMode="auto">
                    <a:xfrm>
                      <a:off x="0" y="0"/>
                      <a:ext cx="5944428" cy="3649649"/>
                    </a:xfrm>
                    <a:prstGeom prst="rect">
                      <a:avLst/>
                    </a:prstGeom>
                    <a:noFill/>
                    <a:ln w="9525">
                      <a:noFill/>
                      <a:miter lim="800000"/>
                      <a:headEnd/>
                      <a:tailEnd/>
                    </a:ln>
                  </pic:spPr>
                </pic:pic>
              </a:graphicData>
            </a:graphic>
          </wp:inline>
        </w:drawing>
      </w:r>
    </w:p>
    <w:p w:rsidR="00FB148B" w:rsidRDefault="00FB148B">
      <w:pPr>
        <w:rPr>
          <w:sz w:val="24"/>
          <w:szCs w:val="24"/>
        </w:rPr>
      </w:pPr>
      <w:r>
        <w:rPr>
          <w:sz w:val="24"/>
          <w:szCs w:val="24"/>
        </w:rPr>
        <w:br w:type="page"/>
      </w:r>
    </w:p>
    <w:p w:rsidR="00B306C8" w:rsidRDefault="00841E83" w:rsidP="0048218C">
      <w:pPr>
        <w:rPr>
          <w:sz w:val="24"/>
          <w:szCs w:val="24"/>
        </w:rPr>
      </w:pPr>
      <w:r>
        <w:rPr>
          <w:sz w:val="24"/>
          <w:szCs w:val="24"/>
        </w:rPr>
        <w:t>The Advanced Se</w:t>
      </w:r>
      <w:r w:rsidR="00B23942">
        <w:rPr>
          <w:sz w:val="24"/>
          <w:szCs w:val="24"/>
        </w:rPr>
        <w:t>arch allows greater flexibility</w:t>
      </w:r>
      <w:r w:rsidR="00B306C8">
        <w:rPr>
          <w:sz w:val="24"/>
          <w:szCs w:val="24"/>
        </w:rPr>
        <w:t xml:space="preserve">, but is only available for the Parts Consumables tab. </w:t>
      </w:r>
    </w:p>
    <w:p w:rsidR="00841E83" w:rsidRDefault="00B23942" w:rsidP="0048218C">
      <w:pPr>
        <w:rPr>
          <w:sz w:val="24"/>
          <w:szCs w:val="24"/>
        </w:rPr>
      </w:pPr>
      <w:r>
        <w:rPr>
          <w:sz w:val="24"/>
          <w:szCs w:val="24"/>
        </w:rPr>
        <w:t xml:space="preserve"> </w:t>
      </w:r>
      <w:r w:rsidR="00841E83">
        <w:rPr>
          <w:noProof/>
          <w:sz w:val="24"/>
          <w:szCs w:val="24"/>
        </w:rPr>
        <w:drawing>
          <wp:inline distT="0" distB="0" distL="0" distR="0">
            <wp:extent cx="3225082" cy="2677828"/>
            <wp:effectExtent l="19050" t="0" r="0" b="0"/>
            <wp:docPr id="20" name="Picture 19" descr="Parts and Components Advance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s and Components Advance Search.JPG"/>
                    <pic:cNvPicPr/>
                  </pic:nvPicPr>
                  <pic:blipFill>
                    <a:blip r:embed="rId31" cstate="print"/>
                    <a:stretch>
                      <a:fillRect/>
                    </a:stretch>
                  </pic:blipFill>
                  <pic:spPr>
                    <a:xfrm>
                      <a:off x="0" y="0"/>
                      <a:ext cx="3225082" cy="2677828"/>
                    </a:xfrm>
                    <a:prstGeom prst="rect">
                      <a:avLst/>
                    </a:prstGeom>
                  </pic:spPr>
                </pic:pic>
              </a:graphicData>
            </a:graphic>
          </wp:inline>
        </w:drawing>
      </w:r>
    </w:p>
    <w:p w:rsidR="00BF5B67" w:rsidRDefault="00BF5B67" w:rsidP="0048218C">
      <w:pPr>
        <w:rPr>
          <w:sz w:val="24"/>
          <w:szCs w:val="24"/>
        </w:rPr>
      </w:pPr>
      <w:r>
        <w:rPr>
          <w:sz w:val="24"/>
          <w:szCs w:val="24"/>
        </w:rPr>
        <w:t>Sample FSTD Repairable view:</w:t>
      </w:r>
    </w:p>
    <w:p w:rsidR="00BF5B67" w:rsidRDefault="00BF5B67" w:rsidP="0048218C">
      <w:pPr>
        <w:rPr>
          <w:sz w:val="24"/>
          <w:szCs w:val="24"/>
        </w:rPr>
      </w:pPr>
      <w:r>
        <w:rPr>
          <w:noProof/>
          <w:sz w:val="24"/>
          <w:szCs w:val="24"/>
        </w:rPr>
        <w:drawing>
          <wp:inline distT="0" distB="0" distL="0" distR="0">
            <wp:extent cx="5042893" cy="2881085"/>
            <wp:effectExtent l="19050" t="0" r="5357" b="0"/>
            <wp:docPr id="22" name="Picture 21" descr="FSTD Repair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TD Repairables.JPG"/>
                    <pic:cNvPicPr/>
                  </pic:nvPicPr>
                  <pic:blipFill>
                    <a:blip r:embed="rId32" cstate="print"/>
                    <a:stretch>
                      <a:fillRect/>
                    </a:stretch>
                  </pic:blipFill>
                  <pic:spPr>
                    <a:xfrm>
                      <a:off x="0" y="0"/>
                      <a:ext cx="5042893" cy="2881085"/>
                    </a:xfrm>
                    <a:prstGeom prst="rect">
                      <a:avLst/>
                    </a:prstGeom>
                  </pic:spPr>
                </pic:pic>
              </a:graphicData>
            </a:graphic>
          </wp:inline>
        </w:drawing>
      </w:r>
    </w:p>
    <w:p w:rsidR="00BF5B67" w:rsidRDefault="00BF5B67">
      <w:pPr>
        <w:rPr>
          <w:sz w:val="24"/>
          <w:szCs w:val="24"/>
        </w:rPr>
      </w:pPr>
      <w:r>
        <w:rPr>
          <w:sz w:val="24"/>
          <w:szCs w:val="24"/>
        </w:rPr>
        <w:br w:type="page"/>
      </w:r>
    </w:p>
    <w:p w:rsidR="00BF5B67" w:rsidRDefault="00BF5B67" w:rsidP="0048218C">
      <w:pPr>
        <w:rPr>
          <w:sz w:val="24"/>
          <w:szCs w:val="24"/>
        </w:rPr>
      </w:pPr>
      <w:r>
        <w:rPr>
          <w:sz w:val="24"/>
          <w:szCs w:val="24"/>
        </w:rPr>
        <w:t>Sample Aircraft Rotables view:</w:t>
      </w:r>
    </w:p>
    <w:p w:rsidR="00BF5B67" w:rsidRDefault="00BF5B67" w:rsidP="0048218C">
      <w:pPr>
        <w:rPr>
          <w:sz w:val="24"/>
          <w:szCs w:val="24"/>
        </w:rPr>
      </w:pPr>
      <w:r>
        <w:rPr>
          <w:noProof/>
          <w:sz w:val="24"/>
          <w:szCs w:val="24"/>
        </w:rPr>
        <w:drawing>
          <wp:inline distT="0" distB="0" distL="0" distR="0">
            <wp:extent cx="5012130" cy="2870835"/>
            <wp:effectExtent l="19050" t="0" r="0" b="0"/>
            <wp:docPr id="23" name="Picture 22" descr="Aircraft Rot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craft Rotables.JPG"/>
                    <pic:cNvPicPr/>
                  </pic:nvPicPr>
                  <pic:blipFill>
                    <a:blip r:embed="rId33" cstate="print"/>
                    <a:stretch>
                      <a:fillRect/>
                    </a:stretch>
                  </pic:blipFill>
                  <pic:spPr>
                    <a:xfrm>
                      <a:off x="0" y="0"/>
                      <a:ext cx="5012130" cy="2870835"/>
                    </a:xfrm>
                    <a:prstGeom prst="rect">
                      <a:avLst/>
                    </a:prstGeom>
                  </pic:spPr>
                </pic:pic>
              </a:graphicData>
            </a:graphic>
          </wp:inline>
        </w:drawing>
      </w:r>
    </w:p>
    <w:p w:rsidR="00BF5B67" w:rsidRDefault="00BF5B67" w:rsidP="0048218C">
      <w:pPr>
        <w:rPr>
          <w:sz w:val="24"/>
          <w:szCs w:val="24"/>
        </w:rPr>
      </w:pPr>
      <w:r>
        <w:rPr>
          <w:sz w:val="24"/>
          <w:szCs w:val="24"/>
        </w:rPr>
        <w:t xml:space="preserve">Both the FSTD Repairable and Aircraft Rotables views have a View Simlog Components by Location pane that will </w:t>
      </w:r>
      <w:r w:rsidR="00484190">
        <w:rPr>
          <w:sz w:val="24"/>
          <w:szCs w:val="24"/>
        </w:rPr>
        <w:t>indicate all components currently residing in a particular location/device.</w:t>
      </w:r>
    </w:p>
    <w:p w:rsidR="00484190" w:rsidRDefault="00484190" w:rsidP="0048218C">
      <w:pPr>
        <w:rPr>
          <w:sz w:val="24"/>
          <w:szCs w:val="24"/>
        </w:rPr>
      </w:pPr>
      <w:r>
        <w:rPr>
          <w:noProof/>
          <w:sz w:val="24"/>
          <w:szCs w:val="24"/>
        </w:rPr>
        <w:drawing>
          <wp:inline distT="0" distB="0" distL="0" distR="0">
            <wp:extent cx="2514600" cy="3935896"/>
            <wp:effectExtent l="19050" t="0" r="0" b="0"/>
            <wp:docPr id="24" name="Picture 23" descr="Components by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 by location.JPG"/>
                    <pic:cNvPicPr/>
                  </pic:nvPicPr>
                  <pic:blipFill>
                    <a:blip r:embed="rId34" cstate="print"/>
                    <a:stretch>
                      <a:fillRect/>
                    </a:stretch>
                  </pic:blipFill>
                  <pic:spPr>
                    <a:xfrm>
                      <a:off x="0" y="0"/>
                      <a:ext cx="2514600" cy="3935896"/>
                    </a:xfrm>
                    <a:prstGeom prst="rect">
                      <a:avLst/>
                    </a:prstGeom>
                  </pic:spPr>
                </pic:pic>
              </a:graphicData>
            </a:graphic>
          </wp:inline>
        </w:drawing>
      </w:r>
    </w:p>
    <w:p w:rsidR="00C01039" w:rsidRDefault="00C01039" w:rsidP="0048218C">
      <w:pPr>
        <w:rPr>
          <w:sz w:val="24"/>
          <w:szCs w:val="24"/>
        </w:rPr>
      </w:pPr>
      <w:r>
        <w:rPr>
          <w:sz w:val="24"/>
          <w:szCs w:val="24"/>
        </w:rPr>
        <w:t>You can manipulate parts locations using traditional windows “drag and drop” functionality and selecting Save. The Cancel DragDrop button will reset the view without saving.</w:t>
      </w:r>
    </w:p>
    <w:p w:rsidR="00C01039" w:rsidRDefault="00C01039" w:rsidP="0048218C">
      <w:pPr>
        <w:rPr>
          <w:sz w:val="24"/>
          <w:szCs w:val="24"/>
        </w:rPr>
      </w:pPr>
      <w:r>
        <w:rPr>
          <w:noProof/>
          <w:sz w:val="24"/>
          <w:szCs w:val="24"/>
        </w:rPr>
        <w:drawing>
          <wp:inline distT="0" distB="0" distL="0" distR="0">
            <wp:extent cx="2085882" cy="3264860"/>
            <wp:effectExtent l="19050" t="0" r="0" b="0"/>
            <wp:docPr id="25" name="Picture 24" descr="Components dragd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 dragdrop.JPG"/>
                    <pic:cNvPicPr/>
                  </pic:nvPicPr>
                  <pic:blipFill>
                    <a:blip r:embed="rId35" cstate="print"/>
                    <a:stretch>
                      <a:fillRect/>
                    </a:stretch>
                  </pic:blipFill>
                  <pic:spPr>
                    <a:xfrm>
                      <a:off x="0" y="0"/>
                      <a:ext cx="2085882" cy="3264860"/>
                    </a:xfrm>
                    <a:prstGeom prst="rect">
                      <a:avLst/>
                    </a:prstGeom>
                  </pic:spPr>
                </pic:pic>
              </a:graphicData>
            </a:graphic>
          </wp:inline>
        </w:drawing>
      </w:r>
    </w:p>
    <w:p w:rsidR="0030235E" w:rsidRDefault="00C01039" w:rsidP="0048218C">
      <w:pPr>
        <w:rPr>
          <w:sz w:val="24"/>
          <w:szCs w:val="24"/>
        </w:rPr>
      </w:pPr>
      <w:r>
        <w:rPr>
          <w:sz w:val="24"/>
          <w:szCs w:val="24"/>
        </w:rPr>
        <w:t>To replace an FSTD Repairable, select the part from th</w:t>
      </w:r>
      <w:r w:rsidR="0030235E">
        <w:rPr>
          <w:sz w:val="24"/>
          <w:szCs w:val="24"/>
        </w:rPr>
        <w:t xml:space="preserve">e Part Number </w:t>
      </w:r>
      <w:r w:rsidR="00A642DB">
        <w:rPr>
          <w:sz w:val="24"/>
          <w:szCs w:val="24"/>
        </w:rPr>
        <w:t>pane</w:t>
      </w:r>
      <w:r w:rsidR="0030235E">
        <w:rPr>
          <w:sz w:val="24"/>
          <w:szCs w:val="24"/>
        </w:rPr>
        <w:t xml:space="preserve">. This will populate the Component Details Pane </w:t>
      </w:r>
      <w:r w:rsidR="00E859DA">
        <w:rPr>
          <w:sz w:val="24"/>
          <w:szCs w:val="24"/>
        </w:rPr>
        <w:t>and enable</w:t>
      </w:r>
      <w:r w:rsidR="0030235E">
        <w:rPr>
          <w:sz w:val="24"/>
          <w:szCs w:val="24"/>
        </w:rPr>
        <w:t xml:space="preserve"> the Edit, Send</w:t>
      </w:r>
      <w:r w:rsidR="00E859DA">
        <w:rPr>
          <w:sz w:val="24"/>
          <w:szCs w:val="24"/>
        </w:rPr>
        <w:t>,</w:t>
      </w:r>
      <w:r w:rsidR="0030235E">
        <w:rPr>
          <w:sz w:val="24"/>
          <w:szCs w:val="24"/>
        </w:rPr>
        <w:t xml:space="preserve"> History</w:t>
      </w:r>
      <w:r w:rsidR="00E859DA">
        <w:rPr>
          <w:sz w:val="24"/>
          <w:szCs w:val="24"/>
        </w:rPr>
        <w:t xml:space="preserve"> and Delete</w:t>
      </w:r>
      <w:r w:rsidR="0030235E">
        <w:rPr>
          <w:sz w:val="24"/>
          <w:szCs w:val="24"/>
        </w:rPr>
        <w:t xml:space="preserve"> buttons. </w:t>
      </w:r>
    </w:p>
    <w:p w:rsidR="00C01039" w:rsidRDefault="0030235E" w:rsidP="0048218C">
      <w:pPr>
        <w:rPr>
          <w:sz w:val="24"/>
          <w:szCs w:val="24"/>
        </w:rPr>
      </w:pPr>
      <w:r>
        <w:rPr>
          <w:sz w:val="24"/>
          <w:szCs w:val="24"/>
        </w:rPr>
        <w:t>Note: the History function will only track history information entered into the database after the deployment of SimLog.</w:t>
      </w:r>
    </w:p>
    <w:p w:rsidR="0030235E" w:rsidRDefault="00794E92" w:rsidP="0048218C">
      <w:pPr>
        <w:rPr>
          <w:sz w:val="24"/>
          <w:szCs w:val="24"/>
        </w:rPr>
      </w:pPr>
      <w:r>
        <w:rPr>
          <w:noProof/>
          <w:sz w:val="24"/>
          <w:szCs w:val="24"/>
        </w:rPr>
        <w:drawing>
          <wp:inline distT="0" distB="0" distL="0" distR="0">
            <wp:extent cx="5313354" cy="3037398"/>
            <wp:effectExtent l="19050" t="0" r="1596" b="0"/>
            <wp:docPr id="26" name="Picture 25" descr="FSTD Repairable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TD Repairable details.JPG"/>
                    <pic:cNvPicPr/>
                  </pic:nvPicPr>
                  <pic:blipFill>
                    <a:blip r:embed="rId36" cstate="print"/>
                    <a:stretch>
                      <a:fillRect/>
                    </a:stretch>
                  </pic:blipFill>
                  <pic:spPr>
                    <a:xfrm>
                      <a:off x="0" y="0"/>
                      <a:ext cx="5313356" cy="3037399"/>
                    </a:xfrm>
                    <a:prstGeom prst="rect">
                      <a:avLst/>
                    </a:prstGeom>
                  </pic:spPr>
                </pic:pic>
              </a:graphicData>
            </a:graphic>
          </wp:inline>
        </w:drawing>
      </w:r>
    </w:p>
    <w:p w:rsidR="00794E92" w:rsidRDefault="00794E92" w:rsidP="0048218C">
      <w:pPr>
        <w:rPr>
          <w:sz w:val="24"/>
          <w:szCs w:val="24"/>
        </w:rPr>
      </w:pPr>
      <w:r>
        <w:rPr>
          <w:sz w:val="24"/>
          <w:szCs w:val="24"/>
        </w:rPr>
        <w:t>Once the Component Details pane has been populated:</w:t>
      </w:r>
    </w:p>
    <w:p w:rsidR="00794E92" w:rsidRDefault="00794E92" w:rsidP="0048218C">
      <w:pPr>
        <w:rPr>
          <w:sz w:val="24"/>
          <w:szCs w:val="24"/>
        </w:rPr>
      </w:pPr>
      <w:r>
        <w:rPr>
          <w:sz w:val="24"/>
          <w:szCs w:val="24"/>
        </w:rPr>
        <w:t>Select Edit to change information. All fields are editable except SI Number, which is fixed as SIMONLY for FSTD Repairables. Typically, only the Location field will be changed, to reflect removing the Component from the FSTD and replacing it with one from Simulator Stores.</w:t>
      </w:r>
    </w:p>
    <w:p w:rsidR="004606DE" w:rsidRDefault="004606DE" w:rsidP="0048218C">
      <w:pPr>
        <w:rPr>
          <w:sz w:val="24"/>
          <w:szCs w:val="24"/>
        </w:rPr>
      </w:pPr>
      <w:r>
        <w:rPr>
          <w:sz w:val="24"/>
          <w:szCs w:val="24"/>
        </w:rPr>
        <w:t>If a component is to be sent to an outside vendor for repair:</w:t>
      </w:r>
    </w:p>
    <w:p w:rsidR="004606DE" w:rsidRDefault="004606DE" w:rsidP="0048218C">
      <w:pPr>
        <w:rPr>
          <w:sz w:val="24"/>
          <w:szCs w:val="24"/>
        </w:rPr>
      </w:pPr>
      <w:r>
        <w:rPr>
          <w:sz w:val="24"/>
          <w:szCs w:val="24"/>
        </w:rPr>
        <w:t>Locate the component and select it, populating the Component Details view.</w:t>
      </w:r>
    </w:p>
    <w:p w:rsidR="004606DE" w:rsidRDefault="004606DE" w:rsidP="0048218C">
      <w:pPr>
        <w:rPr>
          <w:sz w:val="24"/>
          <w:szCs w:val="24"/>
        </w:rPr>
      </w:pPr>
      <w:r>
        <w:rPr>
          <w:noProof/>
          <w:sz w:val="24"/>
          <w:szCs w:val="24"/>
        </w:rPr>
        <w:drawing>
          <wp:inline distT="0" distB="0" distL="0" distR="0">
            <wp:extent cx="5943600" cy="3396615"/>
            <wp:effectExtent l="19050" t="0" r="0" b="0"/>
            <wp:docPr id="3" name="Picture 2" descr="FSTD Repair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TD Repairable.JPG"/>
                    <pic:cNvPicPr/>
                  </pic:nvPicPr>
                  <pic:blipFill>
                    <a:blip r:embed="rId37" cstate="print"/>
                    <a:stretch>
                      <a:fillRect/>
                    </a:stretch>
                  </pic:blipFill>
                  <pic:spPr>
                    <a:xfrm>
                      <a:off x="0" y="0"/>
                      <a:ext cx="5943600" cy="3396615"/>
                    </a:xfrm>
                    <a:prstGeom prst="rect">
                      <a:avLst/>
                    </a:prstGeom>
                  </pic:spPr>
                </pic:pic>
              </a:graphicData>
            </a:graphic>
          </wp:inline>
        </w:drawing>
      </w:r>
    </w:p>
    <w:p w:rsidR="004606DE" w:rsidRDefault="004606DE" w:rsidP="0048218C">
      <w:pPr>
        <w:rPr>
          <w:sz w:val="24"/>
          <w:szCs w:val="24"/>
        </w:rPr>
      </w:pPr>
      <w:r>
        <w:rPr>
          <w:sz w:val="24"/>
          <w:szCs w:val="24"/>
        </w:rPr>
        <w:t>Se</w:t>
      </w:r>
      <w:r w:rsidR="009A6227">
        <w:rPr>
          <w:sz w:val="24"/>
          <w:szCs w:val="24"/>
        </w:rPr>
        <w:t>lect the Send button.</w:t>
      </w:r>
    </w:p>
    <w:p w:rsidR="009A6227" w:rsidRDefault="009A6227" w:rsidP="0048218C">
      <w:pPr>
        <w:rPr>
          <w:sz w:val="24"/>
          <w:szCs w:val="24"/>
        </w:rPr>
      </w:pPr>
      <w:r>
        <w:rPr>
          <w:noProof/>
          <w:sz w:val="24"/>
          <w:szCs w:val="24"/>
        </w:rPr>
        <w:drawing>
          <wp:inline distT="0" distB="0" distL="0" distR="0">
            <wp:extent cx="1351323" cy="2329308"/>
            <wp:effectExtent l="19050" t="0" r="1227" b="0"/>
            <wp:docPr id="6" name="Picture 5" descr="component repai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repair 3.JPG"/>
                    <pic:cNvPicPr/>
                  </pic:nvPicPr>
                  <pic:blipFill>
                    <a:blip r:embed="rId38" cstate="print"/>
                    <a:stretch>
                      <a:fillRect/>
                    </a:stretch>
                  </pic:blipFill>
                  <pic:spPr>
                    <a:xfrm>
                      <a:off x="0" y="0"/>
                      <a:ext cx="1351323" cy="2329308"/>
                    </a:xfrm>
                    <a:prstGeom prst="rect">
                      <a:avLst/>
                    </a:prstGeom>
                  </pic:spPr>
                </pic:pic>
              </a:graphicData>
            </a:graphic>
          </wp:inline>
        </w:drawing>
      </w:r>
    </w:p>
    <w:p w:rsidR="009A6227" w:rsidRDefault="009A6227" w:rsidP="0048218C">
      <w:pPr>
        <w:rPr>
          <w:sz w:val="24"/>
          <w:szCs w:val="24"/>
        </w:rPr>
      </w:pPr>
      <w:r>
        <w:rPr>
          <w:sz w:val="24"/>
          <w:szCs w:val="24"/>
        </w:rPr>
        <w:t xml:space="preserve">Selecting the Send button will “move” the component from the normal stock inventory to the Out for Repair inventory. The item location will now indicate “SEND_FOR_REPAIR_STAGING” and the component details are no longer editable until it has completed the repair cycle. </w:t>
      </w:r>
    </w:p>
    <w:p w:rsidR="009A6227" w:rsidRDefault="009A6227" w:rsidP="0048218C">
      <w:pPr>
        <w:rPr>
          <w:sz w:val="24"/>
          <w:szCs w:val="24"/>
        </w:rPr>
      </w:pPr>
      <w:r>
        <w:rPr>
          <w:noProof/>
          <w:sz w:val="24"/>
          <w:szCs w:val="24"/>
        </w:rPr>
        <w:drawing>
          <wp:inline distT="0" distB="0" distL="0" distR="0">
            <wp:extent cx="5476306" cy="3130550"/>
            <wp:effectExtent l="19050" t="0" r="0" b="0"/>
            <wp:docPr id="12" name="Picture 11" descr="FSTD Repairabl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TD Repairable 1.JPG"/>
                    <pic:cNvPicPr/>
                  </pic:nvPicPr>
                  <pic:blipFill>
                    <a:blip r:embed="rId39" cstate="print"/>
                    <a:stretch>
                      <a:fillRect/>
                    </a:stretch>
                  </pic:blipFill>
                  <pic:spPr>
                    <a:xfrm>
                      <a:off x="0" y="0"/>
                      <a:ext cx="5476306" cy="3130550"/>
                    </a:xfrm>
                    <a:prstGeom prst="rect">
                      <a:avLst/>
                    </a:prstGeom>
                  </pic:spPr>
                </pic:pic>
              </a:graphicData>
            </a:graphic>
          </wp:inline>
        </w:drawing>
      </w:r>
    </w:p>
    <w:p w:rsidR="009A6227" w:rsidRDefault="009A6227" w:rsidP="0048218C">
      <w:pPr>
        <w:rPr>
          <w:sz w:val="24"/>
          <w:szCs w:val="24"/>
        </w:rPr>
      </w:pPr>
      <w:r>
        <w:rPr>
          <w:sz w:val="24"/>
          <w:szCs w:val="24"/>
        </w:rPr>
        <w:t xml:space="preserve">The component can now be found in </w:t>
      </w:r>
      <w:r w:rsidR="0014638E">
        <w:rPr>
          <w:sz w:val="24"/>
          <w:szCs w:val="24"/>
        </w:rPr>
        <w:t>the Admin&gt;Component Repair view.</w:t>
      </w:r>
    </w:p>
    <w:p w:rsidR="009A6227" w:rsidRDefault="009A6227" w:rsidP="0048218C">
      <w:pPr>
        <w:rPr>
          <w:sz w:val="24"/>
          <w:szCs w:val="24"/>
        </w:rPr>
      </w:pPr>
      <w:r>
        <w:rPr>
          <w:noProof/>
          <w:sz w:val="24"/>
          <w:szCs w:val="24"/>
        </w:rPr>
        <w:drawing>
          <wp:inline distT="0" distB="0" distL="0" distR="0">
            <wp:extent cx="5943600" cy="3397010"/>
            <wp:effectExtent l="19050" t="0" r="0" b="0"/>
            <wp:docPr id="30" name="Picture 29" descr="component repair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repair 4.JPG"/>
                    <pic:cNvPicPr/>
                  </pic:nvPicPr>
                  <pic:blipFill>
                    <a:blip r:embed="rId40" cstate="print"/>
                    <a:stretch>
                      <a:fillRect/>
                    </a:stretch>
                  </pic:blipFill>
                  <pic:spPr>
                    <a:xfrm>
                      <a:off x="0" y="0"/>
                      <a:ext cx="5943600" cy="3397010"/>
                    </a:xfrm>
                    <a:prstGeom prst="rect">
                      <a:avLst/>
                    </a:prstGeom>
                  </pic:spPr>
                </pic:pic>
              </a:graphicData>
            </a:graphic>
          </wp:inline>
        </w:drawing>
      </w:r>
    </w:p>
    <w:p w:rsidR="0014638E" w:rsidRDefault="0014638E" w:rsidP="0048218C">
      <w:pPr>
        <w:rPr>
          <w:sz w:val="24"/>
          <w:szCs w:val="24"/>
        </w:rPr>
      </w:pPr>
      <w:r>
        <w:rPr>
          <w:sz w:val="24"/>
          <w:szCs w:val="24"/>
        </w:rPr>
        <w:t>From here, the Admin Coordinator will select a vendor, fill in the details and select save. This transfers the component from the Send for Repair view and to the Receive from Repair.</w:t>
      </w:r>
    </w:p>
    <w:p w:rsidR="0014638E" w:rsidRDefault="0014638E" w:rsidP="0048218C">
      <w:pPr>
        <w:rPr>
          <w:sz w:val="24"/>
          <w:szCs w:val="24"/>
        </w:rPr>
      </w:pPr>
      <w:r>
        <w:rPr>
          <w:noProof/>
          <w:sz w:val="24"/>
          <w:szCs w:val="24"/>
        </w:rPr>
        <w:drawing>
          <wp:inline distT="0" distB="0" distL="0" distR="0">
            <wp:extent cx="5943600" cy="3390330"/>
            <wp:effectExtent l="19050" t="0" r="0" b="0"/>
            <wp:docPr id="32" name="Picture 31" descr="component repair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repair 5.JPG"/>
                    <pic:cNvPicPr/>
                  </pic:nvPicPr>
                  <pic:blipFill>
                    <a:blip r:embed="rId41" cstate="print"/>
                    <a:stretch>
                      <a:fillRect/>
                    </a:stretch>
                  </pic:blipFill>
                  <pic:spPr>
                    <a:xfrm>
                      <a:off x="0" y="0"/>
                      <a:ext cx="5943600" cy="3390330"/>
                    </a:xfrm>
                    <a:prstGeom prst="rect">
                      <a:avLst/>
                    </a:prstGeom>
                  </pic:spPr>
                </pic:pic>
              </a:graphicData>
            </a:graphic>
          </wp:inline>
        </w:drawing>
      </w:r>
    </w:p>
    <w:p w:rsidR="0014638E" w:rsidRDefault="0014638E" w:rsidP="0048218C">
      <w:pPr>
        <w:rPr>
          <w:sz w:val="24"/>
          <w:szCs w:val="24"/>
        </w:rPr>
      </w:pPr>
      <w:r>
        <w:rPr>
          <w:noProof/>
          <w:sz w:val="24"/>
          <w:szCs w:val="24"/>
        </w:rPr>
        <w:drawing>
          <wp:inline distT="0" distB="0" distL="0" distR="0">
            <wp:extent cx="5943600" cy="3401683"/>
            <wp:effectExtent l="19050" t="0" r="0" b="0"/>
            <wp:docPr id="33" name="Picture 32" descr="component repair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repair 6.JPG"/>
                    <pic:cNvPicPr/>
                  </pic:nvPicPr>
                  <pic:blipFill>
                    <a:blip r:embed="rId42" cstate="print"/>
                    <a:stretch>
                      <a:fillRect/>
                    </a:stretch>
                  </pic:blipFill>
                  <pic:spPr>
                    <a:xfrm>
                      <a:off x="0" y="0"/>
                      <a:ext cx="5943600" cy="3401683"/>
                    </a:xfrm>
                    <a:prstGeom prst="rect">
                      <a:avLst/>
                    </a:prstGeom>
                  </pic:spPr>
                </pic:pic>
              </a:graphicData>
            </a:graphic>
          </wp:inline>
        </w:drawing>
      </w:r>
    </w:p>
    <w:p w:rsidR="0014638E" w:rsidRDefault="0014638E" w:rsidP="0048218C">
      <w:pPr>
        <w:rPr>
          <w:sz w:val="24"/>
          <w:szCs w:val="24"/>
        </w:rPr>
      </w:pPr>
    </w:p>
    <w:p w:rsidR="00E23D37" w:rsidRDefault="0014638E" w:rsidP="0048218C">
      <w:pPr>
        <w:rPr>
          <w:sz w:val="24"/>
          <w:szCs w:val="24"/>
        </w:rPr>
      </w:pPr>
      <w:r>
        <w:rPr>
          <w:sz w:val="24"/>
          <w:szCs w:val="24"/>
        </w:rPr>
        <w:t xml:space="preserve">Once the repaired component has been returned, the Admin Coordinator will process the associated paperwork, locate the component in the Receive from Repair view and select the receive button. </w:t>
      </w:r>
      <w:r w:rsidR="000D4B99">
        <w:rPr>
          <w:sz w:val="24"/>
          <w:szCs w:val="24"/>
        </w:rPr>
        <w:t>This will move the component from the out for repair inventory and back into normal stock. The location “RCV_FROM_REPAIR_STAGING” will now appear in the FSTD Repairable view and the component will now be open for edit. Select the component and “place” it into the corresponding physical location.</w:t>
      </w:r>
    </w:p>
    <w:p w:rsidR="00F7171C" w:rsidRDefault="00F7171C" w:rsidP="0048218C">
      <w:pPr>
        <w:rPr>
          <w:sz w:val="24"/>
          <w:szCs w:val="24"/>
        </w:rPr>
      </w:pPr>
      <w:r>
        <w:rPr>
          <w:noProof/>
          <w:sz w:val="24"/>
          <w:szCs w:val="24"/>
        </w:rPr>
        <w:drawing>
          <wp:inline distT="0" distB="0" distL="0" distR="0">
            <wp:extent cx="5456427" cy="3121025"/>
            <wp:effectExtent l="19050" t="0" r="0" b="0"/>
            <wp:docPr id="34" name="Picture 33" descr="component repair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repair 7.JPG"/>
                    <pic:cNvPicPr/>
                  </pic:nvPicPr>
                  <pic:blipFill>
                    <a:blip r:embed="rId43" cstate="print"/>
                    <a:stretch>
                      <a:fillRect/>
                    </a:stretch>
                  </pic:blipFill>
                  <pic:spPr>
                    <a:xfrm>
                      <a:off x="0" y="0"/>
                      <a:ext cx="5456427" cy="3121025"/>
                    </a:xfrm>
                    <a:prstGeom prst="rect">
                      <a:avLst/>
                    </a:prstGeom>
                  </pic:spPr>
                </pic:pic>
              </a:graphicData>
            </a:graphic>
          </wp:inline>
        </w:drawing>
      </w:r>
    </w:p>
    <w:p w:rsidR="00794E92" w:rsidRDefault="00794E92" w:rsidP="0048218C">
      <w:pPr>
        <w:rPr>
          <w:sz w:val="24"/>
          <w:szCs w:val="24"/>
        </w:rPr>
      </w:pPr>
      <w:r>
        <w:rPr>
          <w:sz w:val="24"/>
          <w:szCs w:val="24"/>
        </w:rPr>
        <w:t>Note</w:t>
      </w:r>
      <w:r w:rsidR="00E23D37">
        <w:rPr>
          <w:sz w:val="24"/>
          <w:szCs w:val="24"/>
        </w:rPr>
        <w:t>: if a Component is “Sent for Repair”, you will not be prompted to replace it with another Component. Don’t forget to track the Component used to replace the failed one.</w:t>
      </w:r>
    </w:p>
    <w:p w:rsidR="00E23D37" w:rsidRDefault="00E23D37" w:rsidP="0048218C">
      <w:pPr>
        <w:rPr>
          <w:sz w:val="24"/>
          <w:szCs w:val="24"/>
        </w:rPr>
      </w:pPr>
      <w:r>
        <w:rPr>
          <w:sz w:val="24"/>
          <w:szCs w:val="24"/>
        </w:rPr>
        <w:t xml:space="preserve">Components that are classified as Aircraft Rotables will be handled in the same fashion, but the </w:t>
      </w:r>
      <w:r w:rsidR="009F2388">
        <w:rPr>
          <w:sz w:val="24"/>
          <w:szCs w:val="24"/>
        </w:rPr>
        <w:t xml:space="preserve">send </w:t>
      </w:r>
      <w:r>
        <w:rPr>
          <w:sz w:val="24"/>
          <w:szCs w:val="24"/>
        </w:rPr>
        <w:t xml:space="preserve">button will </w:t>
      </w:r>
      <w:r w:rsidR="009F2388">
        <w:rPr>
          <w:sz w:val="24"/>
          <w:szCs w:val="24"/>
        </w:rPr>
        <w:t>now move the component from the previous location to Maintenance Stores.</w:t>
      </w:r>
    </w:p>
    <w:p w:rsidR="009F2388" w:rsidRDefault="009F2388" w:rsidP="0048218C">
      <w:pPr>
        <w:rPr>
          <w:sz w:val="24"/>
          <w:szCs w:val="24"/>
        </w:rPr>
      </w:pPr>
      <w:r>
        <w:rPr>
          <w:sz w:val="24"/>
          <w:szCs w:val="24"/>
        </w:rPr>
        <w:t xml:space="preserve">Once a component has been physically returned to stores, the record can be deleted from the database. </w:t>
      </w:r>
    </w:p>
    <w:p w:rsidR="00C01039" w:rsidRPr="00336578" w:rsidRDefault="00F7171C" w:rsidP="0048218C">
      <w:pPr>
        <w:rPr>
          <w:sz w:val="24"/>
          <w:szCs w:val="24"/>
        </w:rPr>
      </w:pPr>
      <w:r>
        <w:rPr>
          <w:sz w:val="24"/>
          <w:szCs w:val="24"/>
        </w:rPr>
        <w:t xml:space="preserve">Any </w:t>
      </w:r>
      <w:r w:rsidR="009F2388">
        <w:rPr>
          <w:sz w:val="24"/>
          <w:szCs w:val="24"/>
        </w:rPr>
        <w:t xml:space="preserve">Aircraft </w:t>
      </w:r>
      <w:r>
        <w:rPr>
          <w:sz w:val="24"/>
          <w:szCs w:val="24"/>
        </w:rPr>
        <w:t xml:space="preserve">Rotable component issued from stores will need to be added into the database. To help with the confusion factor, please keep part number and part names consistent with those found on the stores paperwork. </w:t>
      </w:r>
    </w:p>
    <w:sectPr w:rsidR="00C01039" w:rsidRPr="00336578" w:rsidSect="00281C07">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213A" w:rsidRDefault="0014213A" w:rsidP="009E2890">
      <w:pPr>
        <w:spacing w:after="0" w:line="240" w:lineRule="auto"/>
      </w:pPr>
      <w:r>
        <w:separator/>
      </w:r>
    </w:p>
  </w:endnote>
  <w:endnote w:type="continuationSeparator" w:id="0">
    <w:p w:rsidR="0014213A" w:rsidRDefault="0014213A" w:rsidP="009E289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ustomXmlInsRangeStart w:id="0" w:author="e72451" w:date="2011-12-13T16:46:00Z"/>
  <w:sdt>
    <w:sdtPr>
      <w:id w:val="946490160"/>
      <w:docPartObj>
        <w:docPartGallery w:val="Page Numbers (Bottom of Page)"/>
        <w:docPartUnique/>
      </w:docPartObj>
    </w:sdtPr>
    <w:sdtContent>
      <w:customXmlInsRangeEnd w:id="0"/>
      <w:p w:rsidR="00A102DA" w:rsidRDefault="00A102DA">
        <w:pPr>
          <w:pStyle w:val="Footer"/>
          <w:jc w:val="right"/>
          <w:rPr>
            <w:ins w:id="1" w:author="e72451" w:date="2011-12-13T16:46:00Z"/>
          </w:rPr>
        </w:pPr>
        <w:ins w:id="2" w:author="e72451" w:date="2011-12-13T16:46:00Z">
          <w:r>
            <w:fldChar w:fldCharType="begin"/>
          </w:r>
          <w:r>
            <w:instrText xml:space="preserve"> PAGE   \* MERGEFORMAT </w:instrText>
          </w:r>
          <w:r>
            <w:fldChar w:fldCharType="separate"/>
          </w:r>
        </w:ins>
        <w:r w:rsidR="0012704F">
          <w:rPr>
            <w:noProof/>
          </w:rPr>
          <w:t>20</w:t>
        </w:r>
        <w:ins w:id="3" w:author="e72451" w:date="2011-12-13T16:46:00Z">
          <w:r>
            <w:fldChar w:fldCharType="end"/>
          </w:r>
        </w:ins>
      </w:p>
    </w:sdtContent>
    <w:customXmlInsRangeStart w:id="4" w:author="e72451" w:date="2011-12-13T16:46:00Z"/>
  </w:sdt>
  <w:customXmlInsRangeEnd w:id="4"/>
  <w:p w:rsidR="009F2388" w:rsidRDefault="009F238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213A" w:rsidRDefault="0014213A" w:rsidP="009E2890">
      <w:pPr>
        <w:spacing w:after="0" w:line="240" w:lineRule="auto"/>
      </w:pPr>
      <w:r>
        <w:separator/>
      </w:r>
    </w:p>
  </w:footnote>
  <w:footnote w:type="continuationSeparator" w:id="0">
    <w:p w:rsidR="0014213A" w:rsidRDefault="0014213A" w:rsidP="009E289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315"/>
      <w:gridCol w:w="2275"/>
    </w:tblGrid>
    <w:tr w:rsidR="009E2890" w:rsidTr="009E2890">
      <w:trPr>
        <w:trHeight w:val="288"/>
      </w:trPr>
      <w:sdt>
        <w:sdtPr>
          <w:rPr>
            <w:rFonts w:asciiTheme="majorHAnsi" w:eastAsiaTheme="majorEastAsia" w:hAnsiTheme="majorHAnsi" w:cstheme="majorBidi"/>
            <w:sz w:val="36"/>
            <w:szCs w:val="36"/>
          </w:rPr>
          <w:alias w:val="Title"/>
          <w:id w:val="77761602"/>
          <w:placeholder>
            <w:docPart w:val="15B6B57079D64CB2AF63ECCC9B44C319"/>
          </w:placeholder>
          <w:dataBinding w:prefixMappings="xmlns:ns0='http://schemas.openxmlformats.org/package/2006/metadata/core-properties' xmlns:ns1='http://purl.org/dc/elements/1.1/'" w:xpath="/ns0:coreProperties[1]/ns1:title[1]" w:storeItemID="{6C3C8BC8-F283-45AE-878A-BAB7291924A1}"/>
          <w:text/>
        </w:sdtPr>
        <w:sdtContent>
          <w:tc>
            <w:tcPr>
              <w:tcW w:w="7315" w:type="dxa"/>
            </w:tcPr>
            <w:p w:rsidR="009E2890" w:rsidRDefault="009E2890" w:rsidP="009E2890">
              <w:pPr>
                <w:pStyle w:val="Header"/>
                <w:rPr>
                  <w:rFonts w:asciiTheme="majorHAnsi" w:eastAsiaTheme="majorEastAsia" w:hAnsiTheme="majorHAnsi" w:cstheme="majorBidi"/>
                  <w:sz w:val="36"/>
                  <w:szCs w:val="36"/>
                </w:rPr>
              </w:pPr>
              <w:r>
                <w:rPr>
                  <w:rFonts w:asciiTheme="majorHAnsi" w:eastAsiaTheme="majorEastAsia" w:hAnsiTheme="majorHAnsi" w:cstheme="majorBidi"/>
                  <w:sz w:val="36"/>
                  <w:szCs w:val="36"/>
                </w:rPr>
                <w:t>New Simlog How-To Guide</w:t>
              </w:r>
            </w:p>
          </w:tc>
        </w:sdtContent>
      </w:sdt>
      <w:sdt>
        <w:sdtPr>
          <w:rPr>
            <w:rFonts w:asciiTheme="majorHAnsi" w:eastAsiaTheme="majorEastAsia" w:hAnsiTheme="majorHAnsi" w:cstheme="majorBidi"/>
            <w:b/>
            <w:bCs/>
            <w:color w:val="4F81BD" w:themeColor="accent1"/>
            <w:sz w:val="36"/>
            <w:szCs w:val="36"/>
          </w:rPr>
          <w:alias w:val="Year"/>
          <w:id w:val="77761609"/>
          <w:placeholder>
            <w:docPart w:val="5EBA24C149E34A9984971068D9EB0EE4"/>
          </w:placeholder>
          <w:dataBinding w:prefixMappings="xmlns:ns0='http://schemas.microsoft.com/office/2006/coverPageProps'" w:xpath="/ns0:CoverPageProperties[1]/ns0:PublishDate[1]" w:storeItemID="{55AF091B-3C7A-41E3-B477-F2FDAA23CFDA}"/>
          <w:date w:fullDate="2011-02-01T00:00:00Z">
            <w:dateFormat w:val="yyyy"/>
            <w:lid w:val="en-US"/>
            <w:storeMappedDataAs w:val="dateTime"/>
            <w:calendar w:val="gregorian"/>
          </w:date>
        </w:sdtPr>
        <w:sdtContent>
          <w:tc>
            <w:tcPr>
              <w:tcW w:w="2275" w:type="dxa"/>
            </w:tcPr>
            <w:p w:rsidR="009E2890" w:rsidRDefault="002E519A" w:rsidP="009E2890">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2011</w:t>
              </w:r>
            </w:p>
          </w:tc>
        </w:sdtContent>
      </w:sdt>
    </w:tr>
  </w:tbl>
  <w:p w:rsidR="009E2890" w:rsidRDefault="009E2890">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trackRevisions/>
  <w:defaultTabStop w:val="720"/>
  <w:characterSpacingControl w:val="doNotCompress"/>
  <w:footnotePr>
    <w:footnote w:id="-1"/>
    <w:footnote w:id="0"/>
  </w:footnotePr>
  <w:endnotePr>
    <w:endnote w:id="-1"/>
    <w:endnote w:id="0"/>
  </w:endnotePr>
  <w:compat/>
  <w:rsids>
    <w:rsidRoot w:val="00113778"/>
    <w:rsid w:val="00016BE1"/>
    <w:rsid w:val="00026DFD"/>
    <w:rsid w:val="00045F32"/>
    <w:rsid w:val="00057109"/>
    <w:rsid w:val="000704AA"/>
    <w:rsid w:val="000D4B99"/>
    <w:rsid w:val="000D57B4"/>
    <w:rsid w:val="000E4239"/>
    <w:rsid w:val="000F034A"/>
    <w:rsid w:val="00113778"/>
    <w:rsid w:val="0012704F"/>
    <w:rsid w:val="0014213A"/>
    <w:rsid w:val="001430F0"/>
    <w:rsid w:val="0014638E"/>
    <w:rsid w:val="00151435"/>
    <w:rsid w:val="00165DEC"/>
    <w:rsid w:val="00194DE2"/>
    <w:rsid w:val="001C0058"/>
    <w:rsid w:val="001C1B55"/>
    <w:rsid w:val="00281C07"/>
    <w:rsid w:val="00283F66"/>
    <w:rsid w:val="00294BBA"/>
    <w:rsid w:val="002D3F58"/>
    <w:rsid w:val="002E519A"/>
    <w:rsid w:val="0030235E"/>
    <w:rsid w:val="00302E6C"/>
    <w:rsid w:val="00336578"/>
    <w:rsid w:val="003D1018"/>
    <w:rsid w:val="003E2002"/>
    <w:rsid w:val="003E66E9"/>
    <w:rsid w:val="004110A5"/>
    <w:rsid w:val="00443B1B"/>
    <w:rsid w:val="004606DE"/>
    <w:rsid w:val="00460C7F"/>
    <w:rsid w:val="0048218C"/>
    <w:rsid w:val="00484190"/>
    <w:rsid w:val="0049036D"/>
    <w:rsid w:val="004D3C66"/>
    <w:rsid w:val="00596D66"/>
    <w:rsid w:val="005A7153"/>
    <w:rsid w:val="006064E3"/>
    <w:rsid w:val="00611753"/>
    <w:rsid w:val="0061557B"/>
    <w:rsid w:val="006430F4"/>
    <w:rsid w:val="006444D3"/>
    <w:rsid w:val="00674E83"/>
    <w:rsid w:val="006A3BF8"/>
    <w:rsid w:val="006F443C"/>
    <w:rsid w:val="00785575"/>
    <w:rsid w:val="00794E92"/>
    <w:rsid w:val="007B76BD"/>
    <w:rsid w:val="00833A79"/>
    <w:rsid w:val="00841E83"/>
    <w:rsid w:val="00882E3D"/>
    <w:rsid w:val="008F2609"/>
    <w:rsid w:val="00976A60"/>
    <w:rsid w:val="009A6227"/>
    <w:rsid w:val="009E2890"/>
    <w:rsid w:val="009F2388"/>
    <w:rsid w:val="00A102DA"/>
    <w:rsid w:val="00A16CF8"/>
    <w:rsid w:val="00A508B3"/>
    <w:rsid w:val="00A642DB"/>
    <w:rsid w:val="00A712A2"/>
    <w:rsid w:val="00AA0BD9"/>
    <w:rsid w:val="00B23942"/>
    <w:rsid w:val="00B306C8"/>
    <w:rsid w:val="00B33E86"/>
    <w:rsid w:val="00B824AF"/>
    <w:rsid w:val="00B85CAD"/>
    <w:rsid w:val="00BC5CC6"/>
    <w:rsid w:val="00BE5B19"/>
    <w:rsid w:val="00BF5B67"/>
    <w:rsid w:val="00C01039"/>
    <w:rsid w:val="00C21800"/>
    <w:rsid w:val="00C62435"/>
    <w:rsid w:val="00C97C47"/>
    <w:rsid w:val="00CA0627"/>
    <w:rsid w:val="00CC3695"/>
    <w:rsid w:val="00CC38C0"/>
    <w:rsid w:val="00CD2DD9"/>
    <w:rsid w:val="00CE7AA9"/>
    <w:rsid w:val="00D023D4"/>
    <w:rsid w:val="00D35BA2"/>
    <w:rsid w:val="00D75BDC"/>
    <w:rsid w:val="00D86FC5"/>
    <w:rsid w:val="00DC02E9"/>
    <w:rsid w:val="00E23D37"/>
    <w:rsid w:val="00E669B6"/>
    <w:rsid w:val="00E859DA"/>
    <w:rsid w:val="00E9419D"/>
    <w:rsid w:val="00ED3B5E"/>
    <w:rsid w:val="00EF4539"/>
    <w:rsid w:val="00F24A3F"/>
    <w:rsid w:val="00F40926"/>
    <w:rsid w:val="00F45D79"/>
    <w:rsid w:val="00F65AAD"/>
    <w:rsid w:val="00F66E4A"/>
    <w:rsid w:val="00F7171C"/>
    <w:rsid w:val="00F900B4"/>
    <w:rsid w:val="00FB148B"/>
    <w:rsid w:val="00FC538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C0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28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890"/>
  </w:style>
  <w:style w:type="paragraph" w:styleId="Footer">
    <w:name w:val="footer"/>
    <w:basedOn w:val="Normal"/>
    <w:link w:val="FooterChar"/>
    <w:uiPriority w:val="99"/>
    <w:unhideWhenUsed/>
    <w:rsid w:val="009E28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890"/>
  </w:style>
  <w:style w:type="paragraph" w:styleId="BalloonText">
    <w:name w:val="Balloon Text"/>
    <w:basedOn w:val="Normal"/>
    <w:link w:val="BalloonTextChar"/>
    <w:uiPriority w:val="99"/>
    <w:semiHidden/>
    <w:unhideWhenUsed/>
    <w:rsid w:val="009E28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2890"/>
    <w:rPr>
      <w:rFonts w:ascii="Tahoma" w:hAnsi="Tahoma" w:cs="Tahoma"/>
      <w:sz w:val="16"/>
      <w:szCs w:val="16"/>
    </w:rPr>
  </w:style>
  <w:style w:type="paragraph" w:styleId="PlainText">
    <w:name w:val="Plain Text"/>
    <w:basedOn w:val="Normal"/>
    <w:link w:val="PlainTextChar"/>
    <w:uiPriority w:val="99"/>
    <w:unhideWhenUsed/>
    <w:rsid w:val="00BE5B1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BE5B19"/>
    <w:rPr>
      <w:rFonts w:ascii="Consolas" w:hAnsi="Consolas" w:cs="Consolas"/>
      <w:sz w:val="21"/>
      <w:szCs w:val="21"/>
    </w:rPr>
  </w:style>
</w:styles>
</file>

<file path=word/webSettings.xml><?xml version="1.0" encoding="utf-8"?>
<w:webSettings xmlns:r="http://schemas.openxmlformats.org/officeDocument/2006/relationships" xmlns:w="http://schemas.openxmlformats.org/wordprocessingml/2006/main">
  <w:divs>
    <w:div w:id="23693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glossaryDocument" Target="glossary/document.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5B6B57079D64CB2AF63ECCC9B44C319"/>
        <w:category>
          <w:name w:val="General"/>
          <w:gallery w:val="placeholder"/>
        </w:category>
        <w:types>
          <w:type w:val="bbPlcHdr"/>
        </w:types>
        <w:behaviors>
          <w:behavior w:val="content"/>
        </w:behaviors>
        <w:guid w:val="{0CF4E5B1-7795-44E2-9841-683671D2235C}"/>
      </w:docPartPr>
      <w:docPartBody>
        <w:p w:rsidR="00FF49E1" w:rsidRDefault="00787258" w:rsidP="00787258">
          <w:pPr>
            <w:pStyle w:val="15B6B57079D64CB2AF63ECCC9B44C319"/>
          </w:pPr>
          <w:r>
            <w:rPr>
              <w:rFonts w:asciiTheme="majorHAnsi" w:eastAsiaTheme="majorEastAsia" w:hAnsiTheme="majorHAnsi" w:cstheme="majorBidi"/>
              <w:sz w:val="36"/>
              <w:szCs w:val="36"/>
            </w:rPr>
            <w:t>[Type the document title]</w:t>
          </w:r>
        </w:p>
      </w:docPartBody>
    </w:docPart>
    <w:docPart>
      <w:docPartPr>
        <w:name w:val="5EBA24C149E34A9984971068D9EB0EE4"/>
        <w:category>
          <w:name w:val="General"/>
          <w:gallery w:val="placeholder"/>
        </w:category>
        <w:types>
          <w:type w:val="bbPlcHdr"/>
        </w:types>
        <w:behaviors>
          <w:behavior w:val="content"/>
        </w:behaviors>
        <w:guid w:val="{0B9C3EA7-49F3-47A3-90D4-AE24927F4B95}"/>
      </w:docPartPr>
      <w:docPartBody>
        <w:p w:rsidR="00FF49E1" w:rsidRDefault="00787258" w:rsidP="00787258">
          <w:pPr>
            <w:pStyle w:val="5EBA24C149E34A9984971068D9EB0EE4"/>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87258"/>
    <w:rsid w:val="00024534"/>
    <w:rsid w:val="000B77CD"/>
    <w:rsid w:val="002261F6"/>
    <w:rsid w:val="00557500"/>
    <w:rsid w:val="00787258"/>
    <w:rsid w:val="00BC4735"/>
    <w:rsid w:val="00BF1D03"/>
    <w:rsid w:val="00DE1B9D"/>
    <w:rsid w:val="00E72E74"/>
    <w:rsid w:val="00F52479"/>
    <w:rsid w:val="00FF49E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49E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B6B57079D64CB2AF63ECCC9B44C319">
    <w:name w:val="15B6B57079D64CB2AF63ECCC9B44C319"/>
    <w:rsid w:val="00787258"/>
  </w:style>
  <w:style w:type="paragraph" w:customStyle="1" w:styleId="5EBA24C149E34A9984971068D9EB0EE4">
    <w:name w:val="5EBA24C149E34A9984971068D9EB0EE4"/>
    <w:rsid w:val="0078725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2011-02-01T00:00:00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1779</Words>
  <Characters>10143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New Simlog How-To Guide</vt:lpstr>
    </vt:vector>
  </TitlesOfParts>
  <Company>Southwest Airlines</Company>
  <LinksUpToDate>false</LinksUpToDate>
  <CharactersWithSpaces>11899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Simlog How-To Guide</dc:title>
  <dc:subject/>
  <dc:creator>Dave Bigham</dc:creator>
  <cp:keywords/>
  <dc:description/>
  <cp:lastModifiedBy>e72451</cp:lastModifiedBy>
  <cp:revision>2</cp:revision>
  <cp:lastPrinted>2011-03-02T13:48:00Z</cp:lastPrinted>
  <dcterms:created xsi:type="dcterms:W3CDTF">2011-12-13T22:47:00Z</dcterms:created>
  <dcterms:modified xsi:type="dcterms:W3CDTF">2011-12-13T22:47:00Z</dcterms:modified>
</cp:coreProperties>
</file>